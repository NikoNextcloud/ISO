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6362FB1" w14:textId="77777777" w:rsidR="00DC51E1" w:rsidRPr="004C75B4" w:rsidRDefault="00DC51E1" w:rsidP="004C75B4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4C75B4">
        <w:rPr>
          <w:b/>
          <w:bCs/>
        </w:rPr>
        <w:t>ПРЕДМЕТ</w:t>
      </w:r>
    </w:p>
    <w:p w14:paraId="3B8D4050" w14:textId="1C6BAAC4" w:rsidR="00DC51E1" w:rsidRPr="00B84D02" w:rsidRDefault="004C75B4" w:rsidP="004C75B4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proofErr w:type="spellStart"/>
      <w:r w:rsidRPr="004C75B4">
        <w:rPr>
          <w:rFonts w:ascii="Arial" w:hAnsi="Arial" w:cs="Arial"/>
        </w:rPr>
        <w:t>Процедурата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регламентира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действията</w:t>
      </w:r>
      <w:proofErr w:type="spellEnd"/>
      <w:r w:rsidRPr="004C75B4">
        <w:rPr>
          <w:rFonts w:ascii="Arial" w:hAnsi="Arial" w:cs="Arial"/>
        </w:rPr>
        <w:t xml:space="preserve"> за </w:t>
      </w:r>
      <w:proofErr w:type="spellStart"/>
      <w:r w:rsidRPr="004C75B4">
        <w:rPr>
          <w:rFonts w:ascii="Arial" w:hAnsi="Arial" w:cs="Arial"/>
        </w:rPr>
        <w:t>измерване</w:t>
      </w:r>
      <w:proofErr w:type="spellEnd"/>
      <w:r w:rsidRPr="004C75B4">
        <w:rPr>
          <w:rFonts w:ascii="Arial" w:hAnsi="Arial" w:cs="Arial"/>
        </w:rPr>
        <w:t xml:space="preserve"> </w:t>
      </w:r>
      <w:r>
        <w:rPr>
          <w:rFonts w:ascii="Arial" w:hAnsi="Arial" w:cs="Arial"/>
          <w:lang w:val="bg-BG"/>
        </w:rPr>
        <w:t>ефикасността</w:t>
      </w:r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на</w:t>
      </w:r>
      <w:proofErr w:type="spellEnd"/>
      <w:r w:rsidRPr="004C75B4">
        <w:rPr>
          <w:rFonts w:ascii="Arial" w:hAnsi="Arial" w:cs="Arial"/>
        </w:rPr>
        <w:t xml:space="preserve"> </w:t>
      </w:r>
      <w:r>
        <w:rPr>
          <w:rFonts w:ascii="Arial" w:hAnsi="Arial" w:cs="Arial"/>
          <w:lang w:val="bg-BG"/>
        </w:rPr>
        <w:t>ИСУ, част ИС</w:t>
      </w:r>
      <w:r w:rsidR="00B84D02">
        <w:rPr>
          <w:rFonts w:ascii="Arial" w:hAnsi="Arial" w:cs="Arial"/>
          <w:lang w:val="bg-BG"/>
        </w:rPr>
        <w:t xml:space="preserve"> и</w:t>
      </w:r>
      <w:r>
        <w:rPr>
          <w:rFonts w:ascii="Arial" w:hAnsi="Arial" w:cs="Arial"/>
          <w:lang w:val="bg-BG"/>
        </w:rPr>
        <w:t xml:space="preserve"> процесите и </w:t>
      </w:r>
      <w:proofErr w:type="spellStart"/>
      <w:r w:rsidRPr="004C75B4">
        <w:rPr>
          <w:rFonts w:ascii="Arial" w:hAnsi="Arial" w:cs="Arial"/>
        </w:rPr>
        <w:t>механизмите</w:t>
      </w:r>
      <w:proofErr w:type="spellEnd"/>
      <w:r w:rsidRPr="004C75B4">
        <w:rPr>
          <w:rFonts w:ascii="Arial" w:hAnsi="Arial" w:cs="Arial"/>
        </w:rPr>
        <w:t xml:space="preserve"> за контрол за </w:t>
      </w:r>
      <w:proofErr w:type="spellStart"/>
      <w:r w:rsidRPr="004C75B4">
        <w:rPr>
          <w:rFonts w:ascii="Arial" w:hAnsi="Arial" w:cs="Arial"/>
        </w:rPr>
        <w:t>управление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на</w:t>
      </w:r>
      <w:proofErr w:type="spellEnd"/>
      <w:r w:rsidRPr="004C75B4">
        <w:rPr>
          <w:rFonts w:ascii="Arial" w:hAnsi="Arial" w:cs="Arial"/>
        </w:rPr>
        <w:t xml:space="preserve"> </w:t>
      </w:r>
      <w:r>
        <w:rPr>
          <w:rFonts w:ascii="Arial" w:hAnsi="Arial" w:cs="Arial"/>
          <w:lang w:val="bg-BG"/>
        </w:rPr>
        <w:t>сигурността на информацията</w:t>
      </w:r>
      <w:r w:rsidRPr="004C75B4">
        <w:rPr>
          <w:rFonts w:ascii="Arial" w:hAnsi="Arial" w:cs="Arial"/>
        </w:rPr>
        <w:t xml:space="preserve"> в </w:t>
      </w:r>
      <w:proofErr w:type="spellStart"/>
      <w:r w:rsidRPr="004C75B4">
        <w:rPr>
          <w:rFonts w:ascii="Arial" w:hAnsi="Arial" w:cs="Arial"/>
        </w:rPr>
        <w:t>рамките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на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внедрената</w:t>
      </w:r>
      <w:proofErr w:type="spellEnd"/>
      <w:r w:rsidRPr="004C75B4">
        <w:rPr>
          <w:rFonts w:ascii="Arial" w:hAnsi="Arial" w:cs="Arial"/>
        </w:rPr>
        <w:t xml:space="preserve"> ИСУ в </w:t>
      </w:r>
      <w:ins w:id="0" w:author="Microsoft account" w:date="2022-06-06T15:32:00Z">
        <w:r w:rsidR="008C50FF" w:rsidRPr="008C50FF">
          <w:rPr>
            <w:rFonts w:ascii="Arial" w:hAnsi="Arial" w:cs="Arial"/>
          </w:rPr>
          <w:t>"С-ТРЪСТ ГРУП" ЕООД</w:t>
        </w:r>
      </w:ins>
      <w:del w:id="1" w:author="Microsoft account" w:date="2022-06-06T15:32:00Z">
        <w:r w:rsidRPr="004C75B4" w:rsidDel="008C50FF">
          <w:rPr>
            <w:rFonts w:ascii="Arial" w:hAnsi="Arial" w:cs="Arial"/>
          </w:rPr>
          <w:delText>„</w:delText>
        </w:r>
        <w:r w:rsidDel="008C50FF">
          <w:rPr>
            <w:rFonts w:ascii="Arial" w:hAnsi="Arial" w:cs="Arial"/>
            <w:lang w:val="bg-BG"/>
          </w:rPr>
          <w:delText>С</w:delText>
        </w:r>
        <w:r w:rsidRPr="004C75B4" w:rsidDel="008C50FF">
          <w:rPr>
            <w:rFonts w:ascii="Arial" w:hAnsi="Arial" w:cs="Arial"/>
          </w:rPr>
          <w:delText>&amp;T България” ЕООД</w:delText>
        </w:r>
      </w:del>
      <w:r w:rsidR="00B84D02">
        <w:rPr>
          <w:rFonts w:ascii="Arial" w:hAnsi="Arial" w:cs="Arial"/>
          <w:lang w:val="bg-BG"/>
        </w:rPr>
        <w:t>.</w:t>
      </w:r>
    </w:p>
    <w:p w14:paraId="0B0966B9" w14:textId="77777777" w:rsidR="004C75B4" w:rsidRPr="004C75B4" w:rsidRDefault="004C75B4" w:rsidP="004C75B4">
      <w:pPr>
        <w:spacing w:after="0" w:line="240" w:lineRule="auto"/>
        <w:ind w:left="792" w:hanging="432"/>
        <w:rPr>
          <w:rFonts w:ascii="Arial" w:hAnsi="Arial" w:cs="Arial"/>
          <w:lang w:val="bg-BG"/>
        </w:rPr>
      </w:pPr>
    </w:p>
    <w:p w14:paraId="34E913E8" w14:textId="77777777" w:rsidR="00DC51E1" w:rsidRPr="004C75B4" w:rsidRDefault="00DC51E1" w:rsidP="004C75B4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4C75B4">
        <w:rPr>
          <w:b/>
          <w:bCs/>
        </w:rPr>
        <w:t>ОБЛАСТ НА ПРИЛОЖЕНИЕ</w:t>
      </w:r>
    </w:p>
    <w:p w14:paraId="49266EC5" w14:textId="2A2EE76E" w:rsidR="00DC51E1" w:rsidRPr="004C75B4" w:rsidRDefault="004C75B4" w:rsidP="00056E51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 xml:space="preserve">Процедурата е приложима за всички служители и структурни звена, които участват в процеса по наблюдение, измерване, анализ и оценка на ефикасността на ИСУ, част ИС и </w:t>
      </w:r>
      <w:r w:rsidRPr="004C75B4">
        <w:rPr>
          <w:rFonts w:ascii="Arial" w:hAnsi="Arial" w:cs="Arial"/>
          <w:lang w:val="bg-BG"/>
        </w:rPr>
        <w:t>процесите и механизмите за контрол на сигурността на информацията</w:t>
      </w:r>
      <w:r>
        <w:rPr>
          <w:rFonts w:ascii="Arial" w:hAnsi="Arial" w:cs="Arial"/>
          <w:lang w:val="bg-BG"/>
        </w:rPr>
        <w:t>.</w:t>
      </w:r>
    </w:p>
    <w:p w14:paraId="02B6755E" w14:textId="77777777" w:rsidR="004C75B4" w:rsidRPr="004C75B4" w:rsidRDefault="004C75B4" w:rsidP="004C75B4">
      <w:pPr>
        <w:spacing w:after="0" w:line="240" w:lineRule="auto"/>
        <w:ind w:left="792" w:hanging="432"/>
        <w:rPr>
          <w:rFonts w:ascii="Arial" w:hAnsi="Arial" w:cs="Arial"/>
          <w:lang w:val="bg-BG"/>
        </w:rPr>
      </w:pPr>
    </w:p>
    <w:p w14:paraId="6274587A" w14:textId="77777777" w:rsidR="00DC51E1" w:rsidRPr="004C75B4" w:rsidRDefault="00DC51E1" w:rsidP="004C75B4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4C75B4">
        <w:rPr>
          <w:b/>
          <w:bCs/>
        </w:rPr>
        <w:t>ТЕРМИНИ, ОПРЕДЕЛEНИЯ, ОЗНАЧЕНИЯ И СЪКРАЩЕНИЯ</w:t>
      </w:r>
    </w:p>
    <w:p w14:paraId="4EA564A2" w14:textId="52562C9A" w:rsidR="004C75B4" w:rsidRPr="00056E51" w:rsidRDefault="004C75B4" w:rsidP="004C75B4">
      <w:pPr>
        <w:spacing w:after="0" w:line="240" w:lineRule="auto"/>
        <w:ind w:left="1418"/>
        <w:jc w:val="both"/>
        <w:rPr>
          <w:rFonts w:ascii="Arial" w:hAnsi="Arial" w:cs="Arial"/>
          <w:b/>
          <w:u w:val="single"/>
          <w:lang w:val="bg-BG"/>
        </w:rPr>
      </w:pPr>
      <w:r w:rsidRPr="00056E51">
        <w:rPr>
          <w:rFonts w:ascii="Arial" w:hAnsi="Arial" w:cs="Arial"/>
          <w:b/>
          <w:u w:val="single"/>
          <w:lang w:val="bg-BG"/>
        </w:rPr>
        <w:t>Механизъм за контрол</w:t>
      </w:r>
    </w:p>
    <w:p w14:paraId="72556D7C" w14:textId="7DE51D22" w:rsidR="004C75B4" w:rsidRDefault="004C75B4" w:rsidP="004C75B4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>Мярка, която изменя риска.</w:t>
      </w:r>
    </w:p>
    <w:p w14:paraId="4EF9E1D7" w14:textId="5E72DDAE" w:rsidR="004C75B4" w:rsidRPr="00056E51" w:rsidRDefault="004C75B4" w:rsidP="004C75B4">
      <w:pPr>
        <w:spacing w:after="0" w:line="240" w:lineRule="auto"/>
        <w:ind w:left="1418"/>
        <w:jc w:val="both"/>
        <w:rPr>
          <w:rFonts w:ascii="Arial" w:hAnsi="Arial" w:cs="Arial"/>
          <w:b/>
          <w:u w:val="single"/>
          <w:lang w:val="bg-BG"/>
        </w:rPr>
      </w:pPr>
      <w:r w:rsidRPr="00056E51">
        <w:rPr>
          <w:rFonts w:ascii="Arial" w:hAnsi="Arial" w:cs="Arial"/>
          <w:b/>
          <w:u w:val="single"/>
          <w:lang w:val="bg-BG"/>
        </w:rPr>
        <w:t>Ефикасност</w:t>
      </w:r>
    </w:p>
    <w:p w14:paraId="5EC59F08" w14:textId="7497C81E" w:rsidR="004C75B4" w:rsidRDefault="004C75B4" w:rsidP="004C75B4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>Степен, до която планираните дейности са изпълнени и планираните резултати са постигнати.</w:t>
      </w:r>
    </w:p>
    <w:p w14:paraId="6F5FB58C" w14:textId="77777777" w:rsidR="004C75B4" w:rsidRPr="00056E51" w:rsidRDefault="004C75B4" w:rsidP="004C75B4">
      <w:pPr>
        <w:pStyle w:val="Header"/>
        <w:ind w:left="1418"/>
        <w:jc w:val="both"/>
        <w:rPr>
          <w:rFonts w:ascii="Arial" w:hAnsi="Arial" w:cs="Arial"/>
          <w:b/>
          <w:u w:val="single"/>
          <w:lang w:val="bg-BG"/>
        </w:rPr>
      </w:pPr>
      <w:r w:rsidRPr="00056E51">
        <w:rPr>
          <w:rFonts w:ascii="Arial" w:hAnsi="Arial" w:cs="Arial"/>
          <w:b/>
          <w:u w:val="single"/>
          <w:lang w:val="bg-BG"/>
        </w:rPr>
        <w:t>Несъответствие</w:t>
      </w:r>
    </w:p>
    <w:p w14:paraId="0B5093C7" w14:textId="3687676D" w:rsidR="004C75B4" w:rsidRPr="00172C8A" w:rsidRDefault="004C75B4" w:rsidP="004C75B4">
      <w:pPr>
        <w:pStyle w:val="Header"/>
        <w:ind w:left="1418"/>
        <w:jc w:val="both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>Н</w:t>
      </w:r>
      <w:r w:rsidRPr="00172C8A">
        <w:rPr>
          <w:rFonts w:ascii="Arial" w:hAnsi="Arial" w:cs="Arial"/>
          <w:lang w:val="bg-BG"/>
        </w:rPr>
        <w:t>еизпълнение</w:t>
      </w:r>
      <w:r>
        <w:rPr>
          <w:rFonts w:ascii="Arial" w:hAnsi="Arial" w:cs="Arial"/>
          <w:lang w:val="bg-BG"/>
        </w:rPr>
        <w:t>/неудовлетворяване</w:t>
      </w:r>
      <w:r w:rsidRPr="00172C8A">
        <w:rPr>
          <w:rFonts w:ascii="Arial" w:hAnsi="Arial" w:cs="Arial"/>
          <w:lang w:val="bg-BG"/>
        </w:rPr>
        <w:t xml:space="preserve"> на изискване;</w:t>
      </w:r>
    </w:p>
    <w:p w14:paraId="03979EF0" w14:textId="77777777" w:rsidR="004C75B4" w:rsidRPr="00056E51" w:rsidRDefault="004C75B4" w:rsidP="004C75B4">
      <w:pPr>
        <w:pStyle w:val="Header"/>
        <w:tabs>
          <w:tab w:val="left" w:pos="510"/>
          <w:tab w:val="left" w:pos="539"/>
        </w:tabs>
        <w:ind w:left="1418" w:right="-23"/>
        <w:jc w:val="both"/>
        <w:rPr>
          <w:rFonts w:ascii="Arial" w:hAnsi="Arial" w:cs="Arial"/>
          <w:b/>
          <w:u w:val="single"/>
          <w:lang w:val="bg-BG"/>
        </w:rPr>
      </w:pPr>
      <w:r w:rsidRPr="00056E51">
        <w:rPr>
          <w:rFonts w:ascii="Arial" w:hAnsi="Arial" w:cs="Arial"/>
          <w:b/>
          <w:u w:val="single"/>
          <w:lang w:val="bg-BG"/>
        </w:rPr>
        <w:t>Корекция</w:t>
      </w:r>
    </w:p>
    <w:p w14:paraId="2D4201C0" w14:textId="08292674" w:rsidR="004C75B4" w:rsidRPr="00056E51" w:rsidRDefault="004C75B4" w:rsidP="004C75B4">
      <w:pPr>
        <w:pStyle w:val="Header"/>
        <w:tabs>
          <w:tab w:val="left" w:pos="510"/>
          <w:tab w:val="left" w:pos="539"/>
        </w:tabs>
        <w:ind w:left="1418" w:right="-23"/>
        <w:jc w:val="both"/>
        <w:rPr>
          <w:rFonts w:ascii="Arial" w:hAnsi="Arial" w:cs="Arial"/>
          <w:lang w:val="bg-BG"/>
        </w:rPr>
      </w:pPr>
      <w:r w:rsidRPr="00056E51">
        <w:rPr>
          <w:rFonts w:ascii="Arial" w:hAnsi="Arial" w:cs="Arial"/>
          <w:lang w:val="bg-BG"/>
        </w:rPr>
        <w:t>Действие за отстраняване на открито несъответствие;</w:t>
      </w:r>
    </w:p>
    <w:p w14:paraId="333B9B14" w14:textId="77777777" w:rsidR="004C75B4" w:rsidRPr="00056E51" w:rsidRDefault="004C75B4" w:rsidP="004C75B4">
      <w:pPr>
        <w:pStyle w:val="Header"/>
        <w:tabs>
          <w:tab w:val="left" w:pos="510"/>
          <w:tab w:val="left" w:pos="539"/>
        </w:tabs>
        <w:ind w:left="1418" w:right="-23"/>
        <w:jc w:val="both"/>
        <w:rPr>
          <w:rFonts w:ascii="Arial" w:hAnsi="Arial" w:cs="Arial"/>
          <w:b/>
          <w:u w:val="single"/>
          <w:lang w:val="bg-BG"/>
        </w:rPr>
      </w:pPr>
      <w:r w:rsidRPr="00056E51">
        <w:rPr>
          <w:rFonts w:ascii="Arial" w:hAnsi="Arial" w:cs="Arial"/>
          <w:b/>
          <w:u w:val="single"/>
          <w:lang w:val="bg-BG"/>
        </w:rPr>
        <w:t>Коригиращо действие</w:t>
      </w:r>
    </w:p>
    <w:p w14:paraId="5849EF07" w14:textId="054CD926" w:rsidR="004C75B4" w:rsidRDefault="004C75B4" w:rsidP="004C75B4">
      <w:pPr>
        <w:pStyle w:val="Header"/>
        <w:tabs>
          <w:tab w:val="left" w:pos="510"/>
          <w:tab w:val="left" w:pos="539"/>
        </w:tabs>
        <w:ind w:left="1418" w:right="-23"/>
        <w:jc w:val="both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>Д</w:t>
      </w:r>
      <w:r w:rsidRPr="00172C8A">
        <w:rPr>
          <w:rFonts w:ascii="Arial" w:hAnsi="Arial" w:cs="Arial"/>
          <w:lang w:val="bg-BG"/>
        </w:rPr>
        <w:t>ействие</w:t>
      </w:r>
      <w:r>
        <w:rPr>
          <w:rFonts w:ascii="Arial" w:hAnsi="Arial" w:cs="Arial"/>
          <w:lang w:val="bg-BG"/>
        </w:rPr>
        <w:t xml:space="preserve"> </w:t>
      </w:r>
      <w:r w:rsidRPr="00172C8A">
        <w:rPr>
          <w:rFonts w:ascii="Arial" w:hAnsi="Arial" w:cs="Arial"/>
          <w:lang w:val="bg-BG"/>
        </w:rPr>
        <w:t>за отстраняване на причина</w:t>
      </w:r>
      <w:r>
        <w:rPr>
          <w:rFonts w:ascii="Arial" w:hAnsi="Arial" w:cs="Arial"/>
          <w:lang w:val="bg-BG"/>
        </w:rPr>
        <w:t>та</w:t>
      </w:r>
      <w:r w:rsidRPr="00172C8A">
        <w:rPr>
          <w:rFonts w:ascii="Arial" w:hAnsi="Arial" w:cs="Arial"/>
          <w:lang w:val="bg-BG"/>
        </w:rPr>
        <w:t xml:space="preserve"> за открито несъответствие или друга нежелана ситуация;</w:t>
      </w:r>
    </w:p>
    <w:p w14:paraId="19366F98" w14:textId="77777777" w:rsidR="0067059D" w:rsidRPr="00056E51" w:rsidRDefault="0067059D" w:rsidP="004C75B4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b/>
          <w:u w:val="single"/>
          <w:lang w:val="bg-BG"/>
        </w:rPr>
      </w:pPr>
      <w:r w:rsidRPr="00056E51">
        <w:rPr>
          <w:rFonts w:ascii="Arial" w:hAnsi="Arial" w:cs="Arial"/>
          <w:b/>
          <w:u w:val="single"/>
          <w:lang w:val="bg-BG"/>
        </w:rPr>
        <w:t>Измерване</w:t>
      </w:r>
    </w:p>
    <w:p w14:paraId="0B662E58" w14:textId="75084DF7" w:rsidR="0067059D" w:rsidRPr="00056E51" w:rsidRDefault="0067059D" w:rsidP="004C75B4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bg-BG"/>
        </w:rPr>
      </w:pPr>
      <w:r w:rsidRPr="00056E51">
        <w:rPr>
          <w:rFonts w:ascii="Arial" w:hAnsi="Arial" w:cs="Arial"/>
          <w:lang w:val="bg-BG"/>
        </w:rPr>
        <w:t>Процес за определяне на стойност. Изисква информация за ефикасността на СУСИ и свързаните с нея механизми за контрол чрез използване на метод за измерване, функция за измерване, аналитичен модел и критерии за решение.</w:t>
      </w:r>
    </w:p>
    <w:p w14:paraId="1EA17159" w14:textId="75547364" w:rsidR="0067059D" w:rsidRPr="00056E51" w:rsidRDefault="0067059D" w:rsidP="004C75B4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b/>
          <w:u w:val="single"/>
          <w:lang w:val="bg-BG"/>
        </w:rPr>
      </w:pPr>
      <w:r w:rsidRPr="00056E51">
        <w:rPr>
          <w:rFonts w:ascii="Arial" w:hAnsi="Arial" w:cs="Arial"/>
          <w:b/>
          <w:u w:val="single"/>
          <w:lang w:val="bg-BG"/>
        </w:rPr>
        <w:t>Метод за измерване</w:t>
      </w:r>
    </w:p>
    <w:p w14:paraId="5FEBD4ED" w14:textId="2ED0C369" w:rsidR="0067059D" w:rsidRPr="00056E51" w:rsidRDefault="0067059D" w:rsidP="004C75B4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bg-BG"/>
        </w:rPr>
      </w:pPr>
      <w:r w:rsidRPr="00056E51">
        <w:rPr>
          <w:rFonts w:ascii="Arial" w:hAnsi="Arial" w:cs="Arial"/>
          <w:lang w:val="bg-BG"/>
        </w:rPr>
        <w:t>Логическа последователност от операции, описани общо, използвани за количествено изразяване на атрибут по отношение на определена скала</w:t>
      </w:r>
    </w:p>
    <w:p w14:paraId="5F287A35" w14:textId="5C2D572E" w:rsidR="0067059D" w:rsidRPr="00056E51" w:rsidRDefault="0067059D" w:rsidP="004C75B4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b/>
          <w:u w:val="single"/>
          <w:lang w:val="bg-BG"/>
        </w:rPr>
      </w:pPr>
      <w:r w:rsidRPr="00056E51">
        <w:rPr>
          <w:rFonts w:ascii="Arial" w:hAnsi="Arial" w:cs="Arial"/>
          <w:b/>
          <w:u w:val="single"/>
          <w:lang w:val="bg-BG"/>
        </w:rPr>
        <w:t>Мониторинг</w:t>
      </w:r>
    </w:p>
    <w:p w14:paraId="7DC3D0C7" w14:textId="166912C2" w:rsidR="0067059D" w:rsidRDefault="0067059D" w:rsidP="004C75B4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u w:val="single"/>
          <w:lang w:val="bg-BG"/>
        </w:rPr>
      </w:pPr>
      <w:r>
        <w:rPr>
          <w:rFonts w:ascii="Arial" w:hAnsi="Arial" w:cs="Arial"/>
          <w:u w:val="single"/>
          <w:lang w:val="bg-BG"/>
        </w:rPr>
        <w:t>Определяне състоянието на система, процес или дейност</w:t>
      </w:r>
    </w:p>
    <w:p w14:paraId="37477C39" w14:textId="5863E572" w:rsidR="004C75B4" w:rsidRPr="00964069" w:rsidRDefault="004C75B4" w:rsidP="004C75B4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u w:val="single"/>
          <w:lang w:val="bg-BG"/>
        </w:rPr>
      </w:pPr>
      <w:r w:rsidRPr="00964069">
        <w:rPr>
          <w:rFonts w:ascii="Arial" w:hAnsi="Arial" w:cs="Arial"/>
          <w:u w:val="single"/>
          <w:lang w:val="bg-BG"/>
        </w:rPr>
        <w:t>За всички останали термини, използвани в настоящата процедура, са валидни определенията дадени в ISO 9001:20</w:t>
      </w:r>
      <w:r>
        <w:rPr>
          <w:rFonts w:ascii="Arial" w:hAnsi="Arial" w:cs="Arial"/>
          <w:u w:val="single"/>
          <w:lang w:val="bg-BG"/>
        </w:rPr>
        <w:t>15</w:t>
      </w:r>
      <w:r w:rsidRPr="00964069">
        <w:rPr>
          <w:rFonts w:ascii="Arial" w:hAnsi="Arial" w:cs="Arial"/>
          <w:u w:val="single"/>
          <w:lang w:val="bg-BG"/>
        </w:rPr>
        <w:t>, ISO</w:t>
      </w:r>
      <w:r>
        <w:rPr>
          <w:rFonts w:ascii="Arial" w:hAnsi="Arial" w:cs="Arial"/>
          <w:u w:val="single"/>
        </w:rPr>
        <w:t>/IEC</w:t>
      </w:r>
      <w:r w:rsidRPr="00964069">
        <w:rPr>
          <w:rFonts w:ascii="Arial" w:hAnsi="Arial" w:cs="Arial"/>
          <w:u w:val="single"/>
          <w:lang w:val="bg-BG"/>
        </w:rPr>
        <w:t xml:space="preserve"> 20000-1:2011 и ISO</w:t>
      </w:r>
      <w:r>
        <w:rPr>
          <w:rFonts w:ascii="Arial" w:hAnsi="Arial" w:cs="Arial"/>
          <w:u w:val="single"/>
        </w:rPr>
        <w:t>/IEC</w:t>
      </w:r>
      <w:r w:rsidRPr="00964069">
        <w:rPr>
          <w:rFonts w:ascii="Arial" w:hAnsi="Arial" w:cs="Arial"/>
          <w:u w:val="single"/>
          <w:lang w:val="bg-BG"/>
        </w:rPr>
        <w:t xml:space="preserve"> 27000:20</w:t>
      </w:r>
      <w:r>
        <w:rPr>
          <w:rFonts w:ascii="Arial" w:hAnsi="Arial" w:cs="Arial"/>
          <w:u w:val="single"/>
          <w:lang w:val="bg-BG"/>
        </w:rPr>
        <w:t xml:space="preserve">13 </w:t>
      </w:r>
      <w:r>
        <w:rPr>
          <w:rFonts w:ascii="Arial" w:hAnsi="Arial" w:cs="Arial"/>
          <w:lang w:val="bg-BG"/>
        </w:rPr>
        <w:t>и Приложение 3 към НИСУ</w:t>
      </w:r>
      <w:r w:rsidRPr="00964069">
        <w:rPr>
          <w:rFonts w:ascii="Arial" w:hAnsi="Arial" w:cs="Arial"/>
          <w:u w:val="single"/>
          <w:lang w:val="bg-BG"/>
        </w:rPr>
        <w:t>.</w:t>
      </w:r>
    </w:p>
    <w:p w14:paraId="7C70C580" w14:textId="500F53FE" w:rsidR="004C75B4" w:rsidRPr="004C75B4" w:rsidRDefault="004C75B4" w:rsidP="004C75B4">
      <w:pPr>
        <w:spacing w:after="0" w:line="240" w:lineRule="auto"/>
        <w:ind w:left="1418"/>
        <w:jc w:val="both"/>
        <w:rPr>
          <w:rFonts w:ascii="Arial" w:hAnsi="Arial" w:cs="Arial"/>
        </w:rPr>
      </w:pPr>
      <w:r w:rsidRPr="00056E51">
        <w:rPr>
          <w:rFonts w:ascii="Arial" w:hAnsi="Arial" w:cs="Arial"/>
          <w:b/>
          <w:u w:val="single"/>
        </w:rPr>
        <w:t xml:space="preserve">ПСУ </w:t>
      </w:r>
      <w:r w:rsidR="0067059D">
        <w:rPr>
          <w:rFonts w:ascii="Arial" w:hAnsi="Arial" w:cs="Arial"/>
          <w:b/>
          <w:u w:val="single"/>
          <w:lang w:val="bg-BG"/>
        </w:rPr>
        <w:t xml:space="preserve">- </w:t>
      </w:r>
      <w:proofErr w:type="spellStart"/>
      <w:r w:rsidRPr="004C75B4">
        <w:rPr>
          <w:rFonts w:ascii="Arial" w:hAnsi="Arial" w:cs="Arial"/>
        </w:rPr>
        <w:t>Председател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на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съвета</w:t>
      </w:r>
      <w:proofErr w:type="spellEnd"/>
      <w:r w:rsidRPr="004C75B4">
        <w:rPr>
          <w:rFonts w:ascii="Arial" w:hAnsi="Arial" w:cs="Arial"/>
        </w:rPr>
        <w:t xml:space="preserve"> за </w:t>
      </w:r>
      <w:proofErr w:type="spellStart"/>
      <w:r w:rsidRPr="004C75B4">
        <w:rPr>
          <w:rFonts w:ascii="Arial" w:hAnsi="Arial" w:cs="Arial"/>
        </w:rPr>
        <w:t>управление</w:t>
      </w:r>
      <w:proofErr w:type="spellEnd"/>
      <w:r w:rsidRPr="004C75B4">
        <w:rPr>
          <w:rFonts w:ascii="Arial" w:hAnsi="Arial" w:cs="Arial"/>
        </w:rPr>
        <w:t xml:space="preserve"> </w:t>
      </w:r>
    </w:p>
    <w:p w14:paraId="0D55B957" w14:textId="7716177A" w:rsidR="004C75B4" w:rsidRPr="004C75B4" w:rsidRDefault="004C75B4" w:rsidP="004C75B4">
      <w:pPr>
        <w:spacing w:after="0" w:line="240" w:lineRule="auto"/>
        <w:ind w:left="1418"/>
        <w:jc w:val="both"/>
        <w:rPr>
          <w:rFonts w:ascii="Arial" w:hAnsi="Arial" w:cs="Arial"/>
        </w:rPr>
      </w:pPr>
      <w:r w:rsidRPr="00056E51">
        <w:rPr>
          <w:rFonts w:ascii="Arial" w:hAnsi="Arial" w:cs="Arial"/>
          <w:b/>
          <w:u w:val="single"/>
        </w:rPr>
        <w:t xml:space="preserve">ССИС </w:t>
      </w:r>
      <w:r w:rsidRPr="00056E51">
        <w:rPr>
          <w:rFonts w:ascii="Arial" w:hAnsi="Arial" w:cs="Arial"/>
          <w:b/>
          <w:u w:val="single"/>
        </w:rPr>
        <w:tab/>
      </w:r>
      <w:r w:rsidR="0067059D">
        <w:rPr>
          <w:rFonts w:ascii="Arial" w:hAnsi="Arial" w:cs="Arial"/>
          <w:b/>
          <w:u w:val="single"/>
          <w:lang w:val="bg-BG"/>
        </w:rPr>
        <w:t xml:space="preserve"> -</w:t>
      </w:r>
      <w:r w:rsidR="0067059D">
        <w:rPr>
          <w:rFonts w:ascii="Arial" w:hAnsi="Arial" w:cs="Arial"/>
          <w:lang w:val="bg-BG"/>
        </w:rPr>
        <w:t xml:space="preserve"> </w:t>
      </w:r>
      <w:proofErr w:type="spellStart"/>
      <w:r w:rsidRPr="004C75B4">
        <w:rPr>
          <w:rFonts w:ascii="Arial" w:hAnsi="Arial" w:cs="Arial"/>
        </w:rPr>
        <w:t>Служител</w:t>
      </w:r>
      <w:proofErr w:type="spellEnd"/>
      <w:r w:rsidRPr="004C75B4">
        <w:rPr>
          <w:rFonts w:ascii="Arial" w:hAnsi="Arial" w:cs="Arial"/>
        </w:rPr>
        <w:t xml:space="preserve"> по </w:t>
      </w:r>
      <w:proofErr w:type="spellStart"/>
      <w:r w:rsidRPr="004C75B4">
        <w:rPr>
          <w:rFonts w:ascii="Arial" w:hAnsi="Arial" w:cs="Arial"/>
        </w:rPr>
        <w:t>сигурността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на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информационните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системи</w:t>
      </w:r>
      <w:proofErr w:type="spellEnd"/>
    </w:p>
    <w:p w14:paraId="2CB3E498" w14:textId="258FAC37" w:rsidR="004C75B4" w:rsidRPr="004C75B4" w:rsidRDefault="004C75B4" w:rsidP="004C75B4">
      <w:pPr>
        <w:spacing w:after="0" w:line="240" w:lineRule="auto"/>
        <w:ind w:left="1418"/>
        <w:jc w:val="both"/>
        <w:rPr>
          <w:rFonts w:ascii="Arial" w:hAnsi="Arial" w:cs="Arial"/>
        </w:rPr>
      </w:pPr>
      <w:r w:rsidRPr="00056E51">
        <w:rPr>
          <w:rFonts w:ascii="Arial" w:hAnsi="Arial" w:cs="Arial"/>
          <w:b/>
          <w:u w:val="single"/>
        </w:rPr>
        <w:t xml:space="preserve">СУ </w:t>
      </w:r>
      <w:r w:rsidR="0067059D">
        <w:rPr>
          <w:rFonts w:ascii="Arial" w:hAnsi="Arial" w:cs="Arial"/>
          <w:b/>
          <w:u w:val="single"/>
          <w:lang w:val="bg-BG"/>
        </w:rPr>
        <w:t xml:space="preserve">- </w:t>
      </w:r>
      <w:proofErr w:type="spellStart"/>
      <w:r w:rsidRPr="004C75B4">
        <w:rPr>
          <w:rFonts w:ascii="Arial" w:hAnsi="Arial" w:cs="Arial"/>
        </w:rPr>
        <w:t>Съвет</w:t>
      </w:r>
      <w:proofErr w:type="spellEnd"/>
      <w:r w:rsidRPr="004C75B4">
        <w:rPr>
          <w:rFonts w:ascii="Arial" w:hAnsi="Arial" w:cs="Arial"/>
        </w:rPr>
        <w:t xml:space="preserve"> за </w:t>
      </w:r>
      <w:proofErr w:type="spellStart"/>
      <w:r w:rsidRPr="004C75B4">
        <w:rPr>
          <w:rFonts w:ascii="Arial" w:hAnsi="Arial" w:cs="Arial"/>
        </w:rPr>
        <w:t>управление</w:t>
      </w:r>
      <w:proofErr w:type="spellEnd"/>
    </w:p>
    <w:p w14:paraId="0BFDA54C" w14:textId="77777777" w:rsidR="00DC51E1" w:rsidRPr="004C75B4" w:rsidRDefault="00DC51E1" w:rsidP="004C75B4">
      <w:pPr>
        <w:spacing w:after="0" w:line="240" w:lineRule="auto"/>
        <w:ind w:left="792" w:hanging="432"/>
        <w:rPr>
          <w:rFonts w:ascii="Arial" w:hAnsi="Arial" w:cs="Arial"/>
          <w:lang w:val="bg-BG"/>
        </w:rPr>
      </w:pPr>
    </w:p>
    <w:p w14:paraId="2CC1466E" w14:textId="77777777" w:rsidR="004C75B4" w:rsidRPr="004C75B4" w:rsidRDefault="004C75B4" w:rsidP="004C75B4">
      <w:pPr>
        <w:spacing w:after="0" w:line="240" w:lineRule="auto"/>
        <w:ind w:left="792" w:hanging="432"/>
        <w:rPr>
          <w:rFonts w:ascii="Arial" w:hAnsi="Arial" w:cs="Arial"/>
          <w:lang w:val="bg-BG"/>
        </w:rPr>
      </w:pPr>
    </w:p>
    <w:p w14:paraId="1CBB06AA" w14:textId="77777777" w:rsidR="00DC51E1" w:rsidRPr="004C75B4" w:rsidRDefault="00DC51E1" w:rsidP="004C75B4">
      <w:pPr>
        <w:pStyle w:val="ListParagraph"/>
        <w:numPr>
          <w:ilvl w:val="0"/>
          <w:numId w:val="1"/>
        </w:numPr>
        <w:spacing w:after="0" w:line="240" w:lineRule="auto"/>
        <w:ind w:left="709" w:hanging="709"/>
      </w:pPr>
      <w:r w:rsidRPr="004C75B4">
        <w:rPr>
          <w:b/>
          <w:bCs/>
        </w:rPr>
        <w:t>ОПИСАНИЕ НА ПРОЦЕДУРАТА</w:t>
      </w:r>
    </w:p>
    <w:p w14:paraId="4B1B93E6" w14:textId="763ABA45" w:rsidR="004C75B4" w:rsidRPr="004C75B4" w:rsidRDefault="004C75B4" w:rsidP="0067059D">
      <w:pPr>
        <w:tabs>
          <w:tab w:val="left" w:pos="1418"/>
        </w:tabs>
        <w:spacing w:after="0" w:line="240" w:lineRule="auto"/>
        <w:ind w:left="1418"/>
        <w:jc w:val="both"/>
        <w:rPr>
          <w:rFonts w:ascii="Arial" w:hAnsi="Arial" w:cs="Arial"/>
          <w:color w:val="000000"/>
        </w:rPr>
      </w:pPr>
      <w:proofErr w:type="spellStart"/>
      <w:r w:rsidRPr="004C75B4">
        <w:rPr>
          <w:rFonts w:ascii="Arial" w:hAnsi="Arial" w:cs="Arial"/>
          <w:color w:val="000000"/>
        </w:rPr>
        <w:t>Мониторингът</w:t>
      </w:r>
      <w:proofErr w:type="spellEnd"/>
      <w:r w:rsidRPr="004C75B4">
        <w:rPr>
          <w:rFonts w:ascii="Arial" w:hAnsi="Arial" w:cs="Arial"/>
          <w:color w:val="000000"/>
        </w:rPr>
        <w:t xml:space="preserve"> </w:t>
      </w:r>
      <w:proofErr w:type="spellStart"/>
      <w:r w:rsidRPr="004C75B4">
        <w:rPr>
          <w:rFonts w:ascii="Arial" w:hAnsi="Arial" w:cs="Arial"/>
          <w:color w:val="000000"/>
        </w:rPr>
        <w:t>на</w:t>
      </w:r>
      <w:proofErr w:type="spellEnd"/>
      <w:r w:rsidRPr="004C75B4">
        <w:rPr>
          <w:rFonts w:ascii="Arial" w:hAnsi="Arial" w:cs="Arial"/>
          <w:color w:val="000000"/>
        </w:rPr>
        <w:t xml:space="preserve"> </w:t>
      </w:r>
      <w:r w:rsidR="0067059D">
        <w:rPr>
          <w:rFonts w:ascii="Arial" w:hAnsi="Arial" w:cs="Arial"/>
          <w:color w:val="000000"/>
          <w:lang w:val="bg-BG"/>
        </w:rPr>
        <w:t>ефикасността</w:t>
      </w:r>
      <w:r w:rsidR="0067059D" w:rsidRPr="004C75B4">
        <w:rPr>
          <w:rFonts w:ascii="Arial" w:hAnsi="Arial" w:cs="Arial"/>
          <w:color w:val="000000"/>
        </w:rPr>
        <w:t xml:space="preserve"> </w:t>
      </w:r>
      <w:proofErr w:type="spellStart"/>
      <w:r w:rsidRPr="004C75B4">
        <w:rPr>
          <w:rFonts w:ascii="Arial" w:hAnsi="Arial" w:cs="Arial"/>
          <w:color w:val="000000"/>
        </w:rPr>
        <w:t>на</w:t>
      </w:r>
      <w:proofErr w:type="spellEnd"/>
      <w:r w:rsidR="00B84D02">
        <w:rPr>
          <w:rFonts w:ascii="Arial" w:hAnsi="Arial" w:cs="Arial"/>
          <w:color w:val="000000"/>
          <w:lang w:val="bg-BG"/>
        </w:rPr>
        <w:t xml:space="preserve"> ИСУ, част ИС и</w:t>
      </w:r>
      <w:r w:rsidRPr="004C75B4">
        <w:rPr>
          <w:rFonts w:ascii="Arial" w:hAnsi="Arial" w:cs="Arial"/>
          <w:color w:val="000000"/>
        </w:rPr>
        <w:t xml:space="preserve"> </w:t>
      </w:r>
      <w:proofErr w:type="spellStart"/>
      <w:r w:rsidRPr="004C75B4">
        <w:rPr>
          <w:rFonts w:ascii="Arial" w:hAnsi="Arial" w:cs="Arial"/>
          <w:color w:val="000000"/>
        </w:rPr>
        <w:t>избраните</w:t>
      </w:r>
      <w:proofErr w:type="spellEnd"/>
      <w:r w:rsidRPr="004C75B4">
        <w:rPr>
          <w:rFonts w:ascii="Arial" w:hAnsi="Arial" w:cs="Arial"/>
          <w:color w:val="000000"/>
        </w:rPr>
        <w:t xml:space="preserve"> </w:t>
      </w:r>
      <w:proofErr w:type="spellStart"/>
      <w:r w:rsidRPr="004C75B4">
        <w:rPr>
          <w:rFonts w:ascii="Arial" w:hAnsi="Arial" w:cs="Arial"/>
          <w:color w:val="000000"/>
        </w:rPr>
        <w:t>механизми</w:t>
      </w:r>
      <w:proofErr w:type="spellEnd"/>
      <w:r w:rsidRPr="004C75B4">
        <w:rPr>
          <w:rFonts w:ascii="Arial" w:hAnsi="Arial" w:cs="Arial"/>
          <w:color w:val="000000"/>
        </w:rPr>
        <w:t xml:space="preserve"> за контрол </w:t>
      </w:r>
      <w:proofErr w:type="spellStart"/>
      <w:r w:rsidRPr="004C75B4">
        <w:rPr>
          <w:rFonts w:ascii="Arial" w:hAnsi="Arial" w:cs="Arial"/>
          <w:color w:val="000000"/>
        </w:rPr>
        <w:t>се</w:t>
      </w:r>
      <w:proofErr w:type="spellEnd"/>
      <w:r w:rsidRPr="004C75B4">
        <w:rPr>
          <w:rFonts w:ascii="Arial" w:hAnsi="Arial" w:cs="Arial"/>
          <w:color w:val="000000"/>
        </w:rPr>
        <w:t xml:space="preserve"> </w:t>
      </w:r>
      <w:proofErr w:type="spellStart"/>
      <w:r w:rsidRPr="004C75B4">
        <w:rPr>
          <w:rFonts w:ascii="Arial" w:hAnsi="Arial" w:cs="Arial"/>
          <w:color w:val="000000"/>
        </w:rPr>
        <w:t>осъществява</w:t>
      </w:r>
      <w:proofErr w:type="spellEnd"/>
      <w:r w:rsidRPr="004C75B4">
        <w:rPr>
          <w:rFonts w:ascii="Arial" w:hAnsi="Arial" w:cs="Arial"/>
          <w:color w:val="000000"/>
        </w:rPr>
        <w:t xml:space="preserve"> в </w:t>
      </w:r>
      <w:proofErr w:type="spellStart"/>
      <w:r w:rsidRPr="004C75B4">
        <w:rPr>
          <w:rFonts w:ascii="Arial" w:hAnsi="Arial" w:cs="Arial"/>
          <w:color w:val="000000"/>
        </w:rPr>
        <w:t>рамките</w:t>
      </w:r>
      <w:proofErr w:type="spellEnd"/>
      <w:r w:rsidRPr="004C75B4">
        <w:rPr>
          <w:rFonts w:ascii="Arial" w:hAnsi="Arial" w:cs="Arial"/>
          <w:color w:val="000000"/>
        </w:rPr>
        <w:t xml:space="preserve"> </w:t>
      </w:r>
      <w:proofErr w:type="spellStart"/>
      <w:r w:rsidRPr="004C75B4">
        <w:rPr>
          <w:rFonts w:ascii="Arial" w:hAnsi="Arial" w:cs="Arial"/>
          <w:color w:val="000000"/>
        </w:rPr>
        <w:t>на</w:t>
      </w:r>
      <w:proofErr w:type="spellEnd"/>
      <w:r w:rsidRPr="004C75B4">
        <w:rPr>
          <w:rFonts w:ascii="Arial" w:hAnsi="Arial" w:cs="Arial"/>
          <w:color w:val="000000"/>
        </w:rPr>
        <w:t xml:space="preserve"> </w:t>
      </w:r>
      <w:proofErr w:type="spellStart"/>
      <w:r w:rsidRPr="004C75B4">
        <w:rPr>
          <w:rFonts w:ascii="Arial" w:hAnsi="Arial" w:cs="Arial"/>
          <w:color w:val="000000"/>
        </w:rPr>
        <w:t>цикъла</w:t>
      </w:r>
      <w:proofErr w:type="spellEnd"/>
      <w:r w:rsidRPr="004C75B4">
        <w:rPr>
          <w:rFonts w:ascii="Arial" w:hAnsi="Arial" w:cs="Arial"/>
          <w:color w:val="000000"/>
        </w:rPr>
        <w:t xml:space="preserve"> </w:t>
      </w:r>
      <w:proofErr w:type="spellStart"/>
      <w:r w:rsidRPr="004C75B4">
        <w:rPr>
          <w:rFonts w:ascii="Arial" w:hAnsi="Arial" w:cs="Arial"/>
          <w:color w:val="000000"/>
        </w:rPr>
        <w:t>Планирай-Изпълни-Провери</w:t>
      </w:r>
      <w:proofErr w:type="spellEnd"/>
      <w:r w:rsidRPr="004C75B4">
        <w:rPr>
          <w:rFonts w:ascii="Arial" w:hAnsi="Arial" w:cs="Arial"/>
          <w:color w:val="000000"/>
        </w:rPr>
        <w:t xml:space="preserve"> </w:t>
      </w:r>
      <w:proofErr w:type="spellStart"/>
      <w:r w:rsidRPr="004C75B4">
        <w:rPr>
          <w:rFonts w:ascii="Arial" w:hAnsi="Arial" w:cs="Arial"/>
          <w:color w:val="000000"/>
        </w:rPr>
        <w:t>Действай</w:t>
      </w:r>
      <w:proofErr w:type="spellEnd"/>
      <w:r w:rsidRPr="004C75B4">
        <w:rPr>
          <w:rFonts w:ascii="Arial" w:hAnsi="Arial" w:cs="Arial"/>
          <w:color w:val="000000"/>
        </w:rPr>
        <w:t xml:space="preserve"> /фиг.1/ </w:t>
      </w:r>
    </w:p>
    <w:p w14:paraId="7C05B8C4" w14:textId="77777777" w:rsidR="004C75B4" w:rsidRPr="004C75B4" w:rsidRDefault="004C75B4" w:rsidP="004C75B4">
      <w:pPr>
        <w:tabs>
          <w:tab w:val="left" w:pos="720"/>
        </w:tabs>
        <w:spacing w:after="0" w:line="240" w:lineRule="auto"/>
        <w:jc w:val="center"/>
        <w:rPr>
          <w:rFonts w:ascii="Arial" w:hAnsi="Arial" w:cs="Arial"/>
          <w:color w:val="000000"/>
        </w:rPr>
      </w:pPr>
    </w:p>
    <w:p w14:paraId="028E2BB8" w14:textId="079152E0" w:rsidR="004C75B4" w:rsidRPr="004C75B4" w:rsidRDefault="004C75B4" w:rsidP="004C75B4">
      <w:pPr>
        <w:tabs>
          <w:tab w:val="left" w:pos="720"/>
        </w:tabs>
        <w:spacing w:after="0" w:line="240" w:lineRule="auto"/>
        <w:jc w:val="center"/>
        <w:rPr>
          <w:rFonts w:ascii="Arial" w:hAnsi="Arial" w:cs="Arial"/>
          <w:color w:val="000000"/>
        </w:rPr>
      </w:pPr>
      <w:r w:rsidRPr="004C75B4">
        <w:rPr>
          <w:rFonts w:ascii="Arial" w:hAnsi="Arial" w:cs="Arial"/>
          <w:noProof/>
          <w:color w:val="000000"/>
          <w:lang w:val="bg-BG" w:eastAsia="bg-BG"/>
        </w:rPr>
        <w:lastRenderedPageBreak/>
        <mc:AlternateContent>
          <mc:Choice Requires="wpc">
            <w:drawing>
              <wp:inline distT="0" distB="0" distL="0" distR="0" wp14:anchorId="54933B2F" wp14:editId="4D72D661">
                <wp:extent cx="4994910" cy="3695700"/>
                <wp:effectExtent l="0" t="0" r="0" b="0"/>
                <wp:docPr id="14" name="Canvas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2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1280160" y="1607820"/>
                            <a:ext cx="1007745" cy="7658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7961DCE" w14:textId="1731ABE5" w:rsidR="004C75B4" w:rsidRPr="00056E51" w:rsidRDefault="004C75B4" w:rsidP="004C75B4">
                              <w:pPr>
                                <w:jc w:val="center"/>
                                <w:rPr>
                                  <w:rFonts w:ascii="Arial" w:hAnsi="Arial" w:cs="Arial"/>
                                  <w:sz w:val="16"/>
                                  <w:szCs w:val="16"/>
                                  <w:lang w:val="bg-BG"/>
                                </w:rPr>
                              </w:pPr>
                              <w:proofErr w:type="spellStart"/>
                              <w:r w:rsidRPr="00056E51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Привеждане</w:t>
                              </w:r>
                              <w:proofErr w:type="spellEnd"/>
                              <w:r w:rsidRPr="00056E51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 в </w:t>
                              </w:r>
                              <w:proofErr w:type="spellStart"/>
                              <w:r w:rsidRPr="00056E51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действие</w:t>
                              </w:r>
                              <w:proofErr w:type="spellEnd"/>
                              <w:r w:rsidRPr="00056E51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056E51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на</w:t>
                              </w:r>
                              <w:proofErr w:type="spellEnd"/>
                              <w:r w:rsidRPr="00056E51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="00B17F2D">
                                <w:rPr>
                                  <w:rFonts w:ascii="Arial" w:hAnsi="Arial" w:cs="Arial"/>
                                  <w:sz w:val="16"/>
                                  <w:szCs w:val="16"/>
                                  <w:lang w:val="bg-BG"/>
                                </w:rPr>
                                <w:t>СУСИ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2743200" y="1565910"/>
                            <a:ext cx="1007745" cy="7854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26B56AF" w14:textId="6E670DE4" w:rsidR="004C75B4" w:rsidRPr="00056E51" w:rsidRDefault="004C75B4" w:rsidP="004C75B4">
                              <w:pPr>
                                <w:jc w:val="center"/>
                                <w:rPr>
                                  <w:rFonts w:ascii="Arial" w:hAnsi="Arial" w:cs="Arial"/>
                                  <w:sz w:val="16"/>
                                  <w:szCs w:val="16"/>
                                  <w:lang w:val="bg-BG"/>
                                </w:rPr>
                              </w:pPr>
                              <w:proofErr w:type="spellStart"/>
                              <w:r w:rsidRPr="00056E51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Поддържане</w:t>
                              </w:r>
                              <w:proofErr w:type="spellEnd"/>
                              <w:r w:rsidRPr="00056E51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="00B17F2D">
                                <w:rPr>
                                  <w:rFonts w:ascii="Arial" w:hAnsi="Arial" w:cs="Arial"/>
                                  <w:sz w:val="16"/>
                                  <w:szCs w:val="16"/>
                                  <w:lang w:val="bg-BG"/>
                                </w:rPr>
                                <w:t xml:space="preserve">и подобряване </w:t>
                              </w:r>
                              <w:proofErr w:type="spellStart"/>
                              <w:r w:rsidRPr="00056E51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на</w:t>
                              </w:r>
                              <w:proofErr w:type="spellEnd"/>
                              <w:r w:rsidRPr="00056E51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="00B17F2D">
                                <w:rPr>
                                  <w:rFonts w:ascii="Arial" w:hAnsi="Arial" w:cs="Arial"/>
                                  <w:sz w:val="16"/>
                                  <w:szCs w:val="16"/>
                                  <w:lang w:val="bg-BG"/>
                                </w:rPr>
                                <w:t>СУСИ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304800" y="1714500"/>
                            <a:ext cx="918210" cy="4953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CD51287" w14:textId="77777777" w:rsidR="004C75B4" w:rsidRPr="005073FD" w:rsidRDefault="004C75B4" w:rsidP="004C75B4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b/>
                                </w:rPr>
                                <w:t>Изпълни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3874770" y="1718310"/>
                            <a:ext cx="1120140" cy="4381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C339322" w14:textId="77777777" w:rsidR="004C75B4" w:rsidRDefault="004C75B4" w:rsidP="004C75B4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</w:rPr>
                              </w:pPr>
                              <w:proofErr w:type="spellStart"/>
                              <w:r w:rsidRPr="00B61E1E">
                                <w:rPr>
                                  <w:rFonts w:ascii="Arial" w:hAnsi="Arial" w:cs="Arial"/>
                                  <w:b/>
                                </w:rPr>
                                <w:t>Действай</w:t>
                              </w:r>
                              <w:proofErr w:type="spellEnd"/>
                            </w:p>
                            <w:p w14:paraId="21A04124" w14:textId="77777777" w:rsidR="004C75B4" w:rsidRPr="00B61E1E" w:rsidRDefault="004C75B4" w:rsidP="004C75B4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1996440" y="3423514"/>
                            <a:ext cx="1055370" cy="27218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D7FA71" w14:textId="77777777" w:rsidR="004C75B4" w:rsidRPr="00B61E1E" w:rsidRDefault="004C75B4" w:rsidP="004C75B4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</w:rPr>
                              </w:pPr>
                              <w:proofErr w:type="spellStart"/>
                              <w:r w:rsidRPr="00B61E1E">
                                <w:rPr>
                                  <w:rFonts w:ascii="Arial" w:hAnsi="Arial" w:cs="Arial"/>
                                  <w:b/>
                                </w:rPr>
                                <w:t>Провери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AutoShape 9"/>
                        <wps:cNvSpPr>
                          <a:spLocks noChangeArrowheads="1"/>
                        </wps:cNvSpPr>
                        <wps:spPr bwMode="auto">
                          <a:xfrm>
                            <a:off x="1558290" y="2274570"/>
                            <a:ext cx="2190750" cy="647700"/>
                          </a:xfrm>
                          <a:prstGeom prst="curvedUpArrow">
                            <a:avLst>
                              <a:gd name="adj1" fmla="val 67647"/>
                              <a:gd name="adj2" fmla="val 135294"/>
                              <a:gd name="adj3" fmla="val 37745"/>
                            </a:avLst>
                          </a:pr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Text Box 10"/>
                        <wps:cNvSpPr txBox="1">
                          <a:spLocks noChangeArrowheads="1"/>
                        </wps:cNvSpPr>
                        <wps:spPr bwMode="auto">
                          <a:xfrm>
                            <a:off x="1562100" y="2754630"/>
                            <a:ext cx="2019300" cy="4876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8629E8E" w14:textId="3EB916EE" w:rsidR="004C75B4" w:rsidRPr="00056E51" w:rsidRDefault="004C75B4" w:rsidP="004C75B4">
                              <w:pPr>
                                <w:jc w:val="center"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 w:rsidRPr="00056E51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Мониторинг</w:t>
                              </w:r>
                              <w:proofErr w:type="spellEnd"/>
                              <w:r w:rsidRPr="00056E51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 и </w:t>
                              </w:r>
                              <w:proofErr w:type="spellStart"/>
                              <w:r w:rsidRPr="00056E51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преразглеждане</w:t>
                              </w:r>
                              <w:proofErr w:type="spellEnd"/>
                              <w:r w:rsidR="00B17F2D" w:rsidRPr="00056E51">
                                <w:rPr>
                                  <w:rFonts w:ascii="Arial" w:hAnsi="Arial" w:cs="Arial"/>
                                  <w:sz w:val="16"/>
                                  <w:szCs w:val="16"/>
                                  <w:lang w:val="bg-BG"/>
                                </w:rPr>
                                <w:t xml:space="preserve"> н</w:t>
                              </w:r>
                              <w:r w:rsidRPr="00056E51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а </w:t>
                              </w:r>
                              <w:r w:rsidR="00B17F2D">
                                <w:rPr>
                                  <w:rFonts w:ascii="Arial" w:hAnsi="Arial" w:cs="Arial"/>
                                  <w:sz w:val="16"/>
                                  <w:szCs w:val="16"/>
                                  <w:lang w:val="bg-BG"/>
                                </w:rPr>
                                <w:t>СУСИ и механизмите за контрол</w:t>
                              </w:r>
                              <w:r w:rsidR="00B17F2D" w:rsidRPr="00056E51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AutoShape 11"/>
                        <wps:cNvSpPr>
                          <a:spLocks noChangeArrowheads="1"/>
                        </wps:cNvSpPr>
                        <wps:spPr bwMode="auto">
                          <a:xfrm rot="10800000">
                            <a:off x="1352550" y="971550"/>
                            <a:ext cx="2213610" cy="632460"/>
                          </a:xfrm>
                          <a:prstGeom prst="curvedUpArrow">
                            <a:avLst>
                              <a:gd name="adj1" fmla="val 69984"/>
                              <a:gd name="adj2" fmla="val 140016"/>
                              <a:gd name="adj3" fmla="val 43699"/>
                            </a:avLst>
                          </a:pr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Text Box 12"/>
                        <wps:cNvSpPr txBox="1">
                          <a:spLocks noChangeArrowheads="1"/>
                        </wps:cNvSpPr>
                        <wps:spPr bwMode="auto">
                          <a:xfrm>
                            <a:off x="1943100" y="521970"/>
                            <a:ext cx="1367790" cy="4730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7029CE4" w14:textId="5DB16BD2" w:rsidR="004C75B4" w:rsidRPr="00056E51" w:rsidRDefault="004C75B4" w:rsidP="004C75B4">
                              <w:pPr>
                                <w:jc w:val="center"/>
                                <w:rPr>
                                  <w:rFonts w:ascii="Arial" w:hAnsi="Arial" w:cs="Arial"/>
                                  <w:sz w:val="16"/>
                                  <w:szCs w:val="16"/>
                                  <w:lang w:val="bg-BG"/>
                                </w:rPr>
                              </w:pPr>
                              <w:proofErr w:type="spellStart"/>
                              <w:r w:rsidRPr="00056E51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Създаване</w:t>
                              </w:r>
                              <w:proofErr w:type="spellEnd"/>
                              <w:r w:rsidRPr="00056E51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056E51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на</w:t>
                              </w:r>
                              <w:proofErr w:type="spellEnd"/>
                              <w:r w:rsidRPr="00056E51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="00B17F2D">
                                <w:rPr>
                                  <w:rFonts w:ascii="Arial" w:hAnsi="Arial" w:cs="Arial"/>
                                  <w:sz w:val="16"/>
                                  <w:szCs w:val="16"/>
                                  <w:lang w:val="bg-BG"/>
                                </w:rPr>
                                <w:t>СУСИ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54933B2F" id="Canvas 14" o:spid="_x0000_s1026" editas="canvas" style="width:393.3pt;height:291pt;mso-position-horizontal-relative:char;mso-position-vertical-relative:line" coordsize="49949,369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49949;height:36957;visibility:visible;mso-wrap-style:square">
                  <v:fill o:detectmouseclick="t"/>
                  <v:path o:connecttype="none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28" type="#_x0000_t202" style="position:absolute;left:12801;top:16078;width:10078;height:76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i4mHsQA&#10;AADaAAAADwAAAGRycy9kb3ducmV2LnhtbESPT2sCMRTE70K/Q3gFL+Jma0Xt1igitNibVdHrY/P2&#10;D928rEm6br99UxB6HGbmN8xy3ZtGdOR8bVnBU5KCIM6trrlUcDq+jRcgfEDW2FgmBT/kYb16GCwx&#10;0/bGn9QdQikihH2GCqoQ2kxKn1dk0Ce2JY5eYZ3BEKUrpXZ4i3DTyEmazqTBmuNChS1tK8q/Dt9G&#10;wWK66y7+43l/zmdF8xJG8+796pQaPvabVxCB+vAfvrd3WsEE/q7EGyB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YuJh7EAAAA2gAAAA8AAAAAAAAAAAAAAAAAmAIAAGRycy9k&#10;b3ducmV2LnhtbFBLBQYAAAAABAAEAPUAAACJAwAAAAA=&#10;">
                  <v:textbox>
                    <w:txbxContent>
                      <w:p w14:paraId="47961DCE" w14:textId="1731ABE5" w:rsidR="004C75B4" w:rsidRPr="00056E51" w:rsidRDefault="004C75B4" w:rsidP="004C75B4">
                        <w:pPr>
                          <w:jc w:val="center"/>
                          <w:rPr>
                            <w:rFonts w:ascii="Arial" w:hAnsi="Arial" w:cs="Arial"/>
                            <w:sz w:val="16"/>
                            <w:szCs w:val="16"/>
                            <w:lang w:val="bg-BG"/>
                          </w:rPr>
                        </w:pPr>
                        <w:proofErr w:type="spellStart"/>
                        <w:r w:rsidRPr="00056E51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Привеждане</w:t>
                        </w:r>
                        <w:proofErr w:type="spellEnd"/>
                        <w:r w:rsidRPr="00056E51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 в </w:t>
                        </w:r>
                        <w:proofErr w:type="spellStart"/>
                        <w:r w:rsidRPr="00056E51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действие</w:t>
                        </w:r>
                        <w:proofErr w:type="spellEnd"/>
                        <w:r w:rsidRPr="00056E51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056E51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на</w:t>
                        </w:r>
                        <w:proofErr w:type="spellEnd"/>
                        <w:r w:rsidRPr="00056E51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 </w:t>
                        </w:r>
                        <w:r w:rsidR="00B17F2D">
                          <w:rPr>
                            <w:rFonts w:ascii="Arial" w:hAnsi="Arial" w:cs="Arial"/>
                            <w:sz w:val="16"/>
                            <w:szCs w:val="16"/>
                            <w:lang w:val="bg-BG"/>
                          </w:rPr>
                          <w:t>СУСИ</w:t>
                        </w:r>
                      </w:p>
                    </w:txbxContent>
                  </v:textbox>
                </v:shape>
                <v:shape id="Text Box 5" o:spid="_x0000_s1029" type="#_x0000_t202" style="position:absolute;left:27432;top:15659;width:10077;height:78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WKDhcQA&#10;AADaAAAADwAAAGRycy9kb3ducmV2LnhtbESPT2sCMRTE74V+h/AKvRQ3WxW1W6OI0GJvVkWvj83b&#10;P3Tzsibpun57UxB6HGbmN8x82ZtGdOR8bVnBa5KCIM6trrlUcNh/DGYgfEDW2FgmBVfysFw8Pswx&#10;0/bC39TtQikihH2GCqoQ2kxKn1dk0Ce2JY5eYZ3BEKUrpXZ4iXDTyGGaTqTBmuNChS2tK8p/dr9G&#10;wWy86U7+a7Q95pOieQsv0+7z7JR6fupX7yAC9eE/fG9vtIIR/F2JN0Aub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lig4XEAAAA2gAAAA8AAAAAAAAAAAAAAAAAmAIAAGRycy9k&#10;b3ducmV2LnhtbFBLBQYAAAAABAAEAPUAAACJAwAAAAA=&#10;">
                  <v:textbox>
                    <w:txbxContent>
                      <w:p w14:paraId="126B56AF" w14:textId="6E670DE4" w:rsidR="004C75B4" w:rsidRPr="00056E51" w:rsidRDefault="004C75B4" w:rsidP="004C75B4">
                        <w:pPr>
                          <w:jc w:val="center"/>
                          <w:rPr>
                            <w:rFonts w:ascii="Arial" w:hAnsi="Arial" w:cs="Arial"/>
                            <w:sz w:val="16"/>
                            <w:szCs w:val="16"/>
                            <w:lang w:val="bg-BG"/>
                          </w:rPr>
                        </w:pPr>
                        <w:proofErr w:type="spellStart"/>
                        <w:r w:rsidRPr="00056E51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Поддържане</w:t>
                        </w:r>
                        <w:proofErr w:type="spellEnd"/>
                        <w:r w:rsidRPr="00056E51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 </w:t>
                        </w:r>
                        <w:r w:rsidR="00B17F2D">
                          <w:rPr>
                            <w:rFonts w:ascii="Arial" w:hAnsi="Arial" w:cs="Arial"/>
                            <w:sz w:val="16"/>
                            <w:szCs w:val="16"/>
                            <w:lang w:val="bg-BG"/>
                          </w:rPr>
                          <w:t xml:space="preserve">и подобряване </w:t>
                        </w:r>
                        <w:proofErr w:type="spellStart"/>
                        <w:r w:rsidRPr="00056E51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на</w:t>
                        </w:r>
                        <w:proofErr w:type="spellEnd"/>
                        <w:r w:rsidRPr="00056E51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 </w:t>
                        </w:r>
                        <w:r w:rsidR="00B17F2D">
                          <w:rPr>
                            <w:rFonts w:ascii="Arial" w:hAnsi="Arial" w:cs="Arial"/>
                            <w:sz w:val="16"/>
                            <w:szCs w:val="16"/>
                            <w:lang w:val="bg-BG"/>
                          </w:rPr>
                          <w:t>СУСИ</w:t>
                        </w:r>
                      </w:p>
                    </w:txbxContent>
                  </v:textbox>
                </v:shape>
                <v:shape id="Text Box 6" o:spid="_x0000_s1030" type="#_x0000_t202" style="position:absolute;left:3048;top:17145;width:9182;height:49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TkwV8MA&#10;AADaAAAADwAAAGRycy9kb3ducmV2LnhtbESP0WrCQBRE34X+w3ILvkizqWhso5tQCy2+mvoBN9lr&#10;EszeDdnVxL/vFgo+DjNzhtnlk+nEjQbXWlbwGsUgiCurW64VnH6+Xt5AOI+ssbNMCu7kIM+eZjtM&#10;tR35SLfC1yJA2KWooPG+T6V0VUMGXWR74uCd7WDQBznUUg84Brjp5DKOE2mw5bDQYE+fDVWX4moU&#10;nA/jYv0+lt/+tDmukj22m9LelZo/Tx9bEJ4m/wj/tw9awQr+roQbILN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TkwV8MAAADaAAAADwAAAAAAAAAAAAAAAACYAgAAZHJzL2Rv&#10;d25yZXYueG1sUEsFBgAAAAAEAAQA9QAAAIgDAAAAAA==&#10;" stroked="f">
                  <v:textbox>
                    <w:txbxContent>
                      <w:p w14:paraId="1CD51287" w14:textId="77777777" w:rsidR="004C75B4" w:rsidRPr="005073FD" w:rsidRDefault="004C75B4" w:rsidP="004C75B4">
                        <w:pPr>
                          <w:jc w:val="center"/>
                          <w:rPr>
                            <w:rFonts w:ascii="Arial" w:hAnsi="Arial" w:cs="Arial"/>
                            <w:b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b/>
                          </w:rPr>
                          <w:t>Изпълни</w:t>
                        </w:r>
                        <w:proofErr w:type="spellEnd"/>
                      </w:p>
                    </w:txbxContent>
                  </v:textbox>
                </v:shape>
                <v:shape id="Text Box 7" o:spid="_x0000_s1031" type="#_x0000_t202" style="position:absolute;left:38747;top:17183;width:11202;height:4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" stroked="f">
                  <v:textbox>
                    <w:txbxContent>
                      <w:p w14:paraId="3C339322" w14:textId="77777777" w:rsidR="004C75B4" w:rsidRDefault="004C75B4" w:rsidP="004C75B4">
                        <w:pPr>
                          <w:jc w:val="center"/>
                          <w:rPr>
                            <w:rFonts w:ascii="Arial" w:hAnsi="Arial" w:cs="Arial"/>
                            <w:b/>
                          </w:rPr>
                        </w:pPr>
                        <w:proofErr w:type="spellStart"/>
                        <w:r w:rsidRPr="00B61E1E">
                          <w:rPr>
                            <w:rFonts w:ascii="Arial" w:hAnsi="Arial" w:cs="Arial"/>
                            <w:b/>
                          </w:rPr>
                          <w:t>Действай</w:t>
                        </w:r>
                        <w:proofErr w:type="spellEnd"/>
                      </w:p>
                      <w:p w14:paraId="21A04124" w14:textId="77777777" w:rsidR="004C75B4" w:rsidRPr="00B61E1E" w:rsidRDefault="004C75B4" w:rsidP="004C75B4">
                        <w:pPr>
                          <w:jc w:val="center"/>
                          <w:rPr>
                            <w:rFonts w:ascii="Arial" w:hAnsi="Arial" w:cs="Arial"/>
                            <w:b/>
                          </w:rPr>
                        </w:pPr>
                      </w:p>
                    </w:txbxContent>
                  </v:textbox>
                </v:shape>
                <v:shape id="Text Box 8" o:spid="_x0000_s1032" type="#_x0000_t202" style="position:absolute;left:19964;top:34235;width:10554;height:27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zifycEA&#10;AADaAAAADwAAAGRycy9kb3ducmV2LnhtbESP3YrCMBSE7wXfIRzBG9mmyvpXjbIKire6PsBpc2yL&#10;zUlpsra+vVkQvBxm5htmve1MJR7UuNKygnEUgyDOrC45V3D9PXwtQDiPrLGyTAqe5GC76ffWmGjb&#10;8pkeF5+LAGGXoILC+zqR0mUFGXSRrYmDd7ONQR9kk0vdYBvgppKTOJ5JgyWHhQJr2heU3S9/RsHt&#10;1I6myzY9+uv8/D3bYTlP7VOp4aD7WYHw1PlP+N0+aQVL+L8SboDcv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c4n8nBAAAA2gAAAA8AAAAAAAAAAAAAAAAAmAIAAGRycy9kb3du&#10;cmV2LnhtbFBLBQYAAAAABAAEAPUAAACGAwAAAAA=&#10;" stroked="f">
                  <v:textbox>
                    <w:txbxContent>
                      <w:p w14:paraId="58D7FA71" w14:textId="77777777" w:rsidR="004C75B4" w:rsidRPr="00B61E1E" w:rsidRDefault="004C75B4" w:rsidP="004C75B4">
                        <w:pPr>
                          <w:jc w:val="center"/>
                          <w:rPr>
                            <w:rFonts w:ascii="Arial" w:hAnsi="Arial" w:cs="Arial"/>
                            <w:b/>
                          </w:rPr>
                        </w:pPr>
                        <w:proofErr w:type="spellStart"/>
                        <w:r w:rsidRPr="00B61E1E">
                          <w:rPr>
                            <w:rFonts w:ascii="Arial" w:hAnsi="Arial" w:cs="Arial"/>
                            <w:b/>
                          </w:rPr>
                          <w:t>Провери</w:t>
                        </w:r>
                        <w:proofErr w:type="spellEnd"/>
                      </w:p>
                    </w:txbxContent>
                  </v:textbox>
                </v:shape>
                <v:shapetype id="_x0000_t104" coordsize="21600,21600" o:spt="104" adj="12960,19440,7200" path="ar0@22@3@21,,0@4@21@14@22@1@21@7@21@12@2l@13@2@8,0@11@2wa0@22@3@21@10@2@16@24@14@22@1@21@16@24@14,xewr@14@22@1@21@7@21@16@24nfe">
                  <v:stroke joinstyle="miter"/>
                  <v:formulas>
                    <v:f eqn="val #0"/>
                    <v:f eqn="val #1"/>
                    <v:f eqn="val #2"/>
                    <v:f eqn="sum #0 width #1"/>
                    <v:f eqn="prod @3 1 2"/>
                    <v:f eqn="sum #1 #1 width"/>
                    <v:f eqn="sum @5 #1 #0"/>
                    <v:f eqn="prod @6 1 2"/>
                    <v:f eqn="mid width #0"/>
                    <v:f eqn="ellipse #2 height @4"/>
                    <v:f eqn="sum @4 @9 0"/>
                    <v:f eqn="sum @10 #1 width"/>
                    <v:f eqn="sum @7 @9 0"/>
                    <v:f eqn="sum @11 width #0"/>
                    <v:f eqn="sum @5 0 #0"/>
                    <v:f eqn="prod @14 1 2"/>
                    <v:f eqn="mid @4 @7"/>
                    <v:f eqn="sum #0 #1 width"/>
                    <v:f eqn="prod @17 1 2"/>
                    <v:f eqn="sum @16 0 @18"/>
                    <v:f eqn="val width"/>
                    <v:f eqn="val height"/>
                    <v:f eqn="sum 0 0 height"/>
                    <v:f eqn="sum @16 0 @4"/>
                    <v:f eqn="ellipse @23 @4 height"/>
                    <v:f eqn="sum @8 128 0"/>
                    <v:f eqn="prod @5 1 2"/>
                    <v:f eqn="sum @5 0 128"/>
                    <v:f eqn="sum #0 @16 @11"/>
                    <v:f eqn="sum width 0 #0"/>
                    <v:f eqn="prod @29 1 2"/>
                    <v:f eqn="prod height height 1"/>
                    <v:f eqn="prod #2 #2 1"/>
                    <v:f eqn="sum @31 0 @32"/>
                    <v:f eqn="sqrt @33"/>
                    <v:f eqn="sum @34 height 0"/>
                    <v:f eqn="prod width height @35"/>
                    <v:f eqn="sum @36 64 0"/>
                    <v:f eqn="prod #0 1 2"/>
                    <v:f eqn="ellipse @30 @38 height"/>
                    <v:f eqn="sum @39 0 64"/>
                    <v:f eqn="prod @4 1 2"/>
                    <v:f eqn="sum #1 0 @41"/>
                    <v:f eqn="prod height 4390 32768"/>
                    <v:f eqn="prod height 28378 32768"/>
                  </v:formulas>
                  <v:path o:extrusionok="f" o:connecttype="custom" o:connectlocs="@8,0;@11,@2;@15,0;@16,@21;@13,@2" o:connectangles="270,270,270,90,0" textboxrect="@41,@43,@42,@44"/>
                  <v:handles>
                    <v:h position="#0,topLeft" xrange="@37,@27"/>
                    <v:h position="#1,topLeft" xrange="@25,@20"/>
                    <v:h position="bottomRight,#2" yrange="0,@40"/>
                  </v:handles>
                  <o:complex v:ext="view"/>
                </v:shapetype>
                <v:shape id="AutoShape 9" o:spid="_x0000_s1033" type="#_x0000_t104" style="position:absolute;left:15582;top:22745;width:21908;height:6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3hu+MUA&#10;AADbAAAADwAAAGRycy9kb3ducmV2LnhtbESPQWvCQBCF74X+h2UK3uqmQdRGVymlpXqrWsTjkB2z&#10;odnZkN3E9N93DoXeZnhv3vtmvR19owbqYh3YwNM0A0VcBltzZeDr9P64BBUTssUmMBn4oQjbzf3d&#10;Ggsbbnyg4ZgqJSEcCzTgUmoLrWPpyGOchpZYtGvoPCZZu0rbDm8S7hudZ9lce6xZGhy29Oqo/D72&#10;3sB88bnL3/qPZ33Ri9lwzveub/bGTB7GlxWoRGP6N/9d76zgC738IgPoz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beG74xQAAANsAAAAPAAAAAAAAAAAAAAAAAJgCAABkcnMv&#10;ZG93bnJldi54bWxQSwUGAAAAAAQABAD1AAAAigMAAAAA&#10;" adj=",,8153" fillcolor="silver"/>
                <v:shape id="Text Box 10" o:spid="_x0000_s1034" type="#_x0000_t202" style="position:absolute;left:15621;top:27546;width:20193;height:48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TspTcIA&#10;AADbAAAADwAAAGRycy9kb3ducmV2LnhtbERPTWsCMRC9C/0PYQpeRLNqUbs1SikoerMqeh024+7S&#10;zWSbxHX990Yo9DaP9znzZWsq0ZDzpWUFw0ECgjizuuRcwfGw6s9A+ICssbJMCu7kYbl46cwx1fbG&#10;39TsQy5iCPsUFRQh1KmUPivIoB/YmjhyF+sMhghdLrXDWww3lRwlyUQaLDk2FFjTV0HZz/5qFMze&#10;Ns3Zb8e7Uza5VO+hN23Wv06p7mv7+QEiUBv+xX/ujY7zh/D8JR4gF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JOylNwgAAANsAAAAPAAAAAAAAAAAAAAAAAJgCAABkcnMvZG93&#10;bnJldi54bWxQSwUGAAAAAAQABAD1AAAAhwMAAAAA&#10;">
                  <v:textbox>
                    <w:txbxContent>
                      <w:p w14:paraId="08629E8E" w14:textId="3EB916EE" w:rsidR="004C75B4" w:rsidRPr="00056E51" w:rsidRDefault="004C75B4" w:rsidP="004C75B4">
                        <w:pPr>
                          <w:jc w:val="center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proofErr w:type="spellStart"/>
                        <w:r w:rsidRPr="00056E51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Мониторинг</w:t>
                        </w:r>
                        <w:proofErr w:type="spellEnd"/>
                        <w:r w:rsidRPr="00056E51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 и </w:t>
                        </w:r>
                        <w:proofErr w:type="spellStart"/>
                        <w:r w:rsidRPr="00056E51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преразглеждане</w:t>
                        </w:r>
                        <w:proofErr w:type="spellEnd"/>
                        <w:r w:rsidR="00B17F2D" w:rsidRPr="00056E51">
                          <w:rPr>
                            <w:rFonts w:ascii="Arial" w:hAnsi="Arial" w:cs="Arial"/>
                            <w:sz w:val="16"/>
                            <w:szCs w:val="16"/>
                            <w:lang w:val="bg-BG"/>
                          </w:rPr>
                          <w:t xml:space="preserve"> н</w:t>
                        </w:r>
                        <w:r w:rsidRPr="00056E51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а </w:t>
                        </w:r>
                        <w:r w:rsidR="00B17F2D">
                          <w:rPr>
                            <w:rFonts w:ascii="Arial" w:hAnsi="Arial" w:cs="Arial"/>
                            <w:sz w:val="16"/>
                            <w:szCs w:val="16"/>
                            <w:lang w:val="bg-BG"/>
                          </w:rPr>
                          <w:t>СУСИ и механизмите за контрол</w:t>
                        </w:r>
                        <w:r w:rsidR="00B17F2D" w:rsidRPr="00056E51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11" o:spid="_x0000_s1035" type="#_x0000_t104" style="position:absolute;left:13525;top:9715;width:22136;height:6325;rotation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6vYwr8A&#10;AADbAAAADwAAAGRycy9kb3ducmV2LnhtbERPy6rCMBDdC/5DGMGdplavSDVKEUUXcvH1AUMztsVm&#10;Upqo9e+NcOHu5nCes1i1phJPalxpWcFoGIEgzqwuOVdwvWwHMxDOI2usLJOCNzlYLbudBSbavvhE&#10;z7PPRQhhl6CCwvs6kdJlBRl0Q1sTB+5mG4M+wCaXusFXCDeVjKNoKg2WHBoKrGldUHY/P4wCreOf&#10;vDz86sN4vEs3E5k+5OWoVL/XpnMQnlr/L/5z73WYH8P3l3CAXH4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Xq9jCvwAAANsAAAAPAAAAAAAAAAAAAAAAAJgCAABkcnMvZG93bnJl&#10;di54bWxQSwUGAAAAAAQABAD1AAAAhAMAAAAA&#10;" adj="12959,19439,9439" fillcolor="silver"/>
                <v:shape id="Text Box 12" o:spid="_x0000_s1036" type="#_x0000_t202" style="position:absolute;left:19431;top:5219;width:13677;height:473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qUSocIA&#10;AADbAAAADwAAAGRycy9kb3ducmV2LnhtbERPS2sCMRC+F/ofwhR6KW62Kmq3RhGhxd6sil6HzeyD&#10;biZrkq7rvzcFobf5+J4zX/amER05X1tW8JqkIIhzq2suFRz2H4MZCB+QNTaWScGVPCwXjw9zzLS9&#10;8Dd1u1CKGMI+QwVVCG0mpc8rMugT2xJHrrDOYIjQlVI7vMRw08hhmk6kwZpjQ4UtrSvKf3a/RsFs&#10;vOlO/mu0PeaTonkLL9Pu8+yUen7qV+8gAvXhX3x3b3ScP4K/X+IBcnE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WpRKhwgAAANsAAAAPAAAAAAAAAAAAAAAAAJgCAABkcnMvZG93&#10;bnJldi54bWxQSwUGAAAAAAQABAD1AAAAhwMAAAAA&#10;">
                  <v:textbox>
                    <w:txbxContent>
                      <w:p w14:paraId="47029CE4" w14:textId="5DB16BD2" w:rsidR="004C75B4" w:rsidRPr="00056E51" w:rsidRDefault="004C75B4" w:rsidP="004C75B4">
                        <w:pPr>
                          <w:jc w:val="center"/>
                          <w:rPr>
                            <w:rFonts w:ascii="Arial" w:hAnsi="Arial" w:cs="Arial"/>
                            <w:sz w:val="16"/>
                            <w:szCs w:val="16"/>
                            <w:lang w:val="bg-BG"/>
                          </w:rPr>
                        </w:pPr>
                        <w:proofErr w:type="spellStart"/>
                        <w:r w:rsidRPr="00056E51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Създаване</w:t>
                        </w:r>
                        <w:proofErr w:type="spellEnd"/>
                        <w:r w:rsidRPr="00056E51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056E51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на</w:t>
                        </w:r>
                        <w:proofErr w:type="spellEnd"/>
                        <w:r w:rsidRPr="00056E51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 </w:t>
                        </w:r>
                        <w:r w:rsidR="00B17F2D">
                          <w:rPr>
                            <w:rFonts w:ascii="Arial" w:hAnsi="Arial" w:cs="Arial"/>
                            <w:sz w:val="16"/>
                            <w:szCs w:val="16"/>
                            <w:lang w:val="bg-BG"/>
                          </w:rPr>
                          <w:t>СУСИ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 w:rsidRPr="004C75B4">
        <w:rPr>
          <w:rFonts w:ascii="Arial" w:hAnsi="Arial" w:cs="Arial"/>
          <w:color w:val="000000"/>
        </w:rPr>
        <w:t>фиг.1</w:t>
      </w:r>
      <w:r w:rsidRPr="004C75B4">
        <w:rPr>
          <w:rFonts w:ascii="Arial" w:hAnsi="Arial" w:cs="Arial"/>
          <w:noProof/>
          <w:color w:val="000000"/>
          <w:lang w:val="bg-BG" w:eastAsia="bg-BG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2F5257E3" wp14:editId="5444F5BB">
                <wp:simplePos x="0" y="0"/>
                <wp:positionH relativeFrom="column">
                  <wp:posOffset>1768475</wp:posOffset>
                </wp:positionH>
                <wp:positionV relativeFrom="paragraph">
                  <wp:posOffset>193675</wp:posOffset>
                </wp:positionV>
                <wp:extent cx="1524000" cy="345440"/>
                <wp:effectExtent l="0" t="0" r="3175" b="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4000" cy="345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E043BD" w14:textId="77777777" w:rsidR="004C75B4" w:rsidRPr="005073FD" w:rsidRDefault="004C75B4" w:rsidP="004C75B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</w:rPr>
                              <w:t>Планирай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5257E3" id="Text Box 1" o:spid="_x0000_s1037" type="#_x0000_t202" style="position:absolute;left:0;text-align:left;margin-left:139.25pt;margin-top:15.25pt;width:120pt;height:27.2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" stroked="f">
                <v:textbox>
                  <w:txbxContent>
                    <w:p w14:paraId="07E043BD" w14:textId="77777777" w:rsidR="004C75B4" w:rsidRPr="005073FD" w:rsidRDefault="004C75B4" w:rsidP="004C75B4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b/>
                        </w:rPr>
                        <w:t>Планирай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6326C5AF" w14:textId="697302DA" w:rsidR="004C75B4" w:rsidRPr="004C75B4" w:rsidRDefault="004C75B4" w:rsidP="004C75B4">
      <w:pPr>
        <w:pStyle w:val="ListParagraph"/>
        <w:spacing w:after="0" w:line="240" w:lineRule="auto"/>
        <w:ind w:hanging="83"/>
        <w:rPr>
          <w:b/>
          <w:smallCaps/>
        </w:rPr>
      </w:pPr>
      <w:r w:rsidRPr="004C75B4">
        <w:rPr>
          <w:b/>
          <w:smallCaps/>
        </w:rPr>
        <w:t>Общи положения</w:t>
      </w:r>
    </w:p>
    <w:p w14:paraId="1BCCACC4" w14:textId="44689F0C" w:rsidR="00B17F2D" w:rsidRDefault="004C75B4" w:rsidP="00056E51">
      <w:pPr>
        <w:pStyle w:val="ListParagraph"/>
        <w:numPr>
          <w:ilvl w:val="2"/>
          <w:numId w:val="1"/>
        </w:numPr>
        <w:spacing w:after="0" w:line="240" w:lineRule="auto"/>
        <w:ind w:left="1418" w:firstLine="0"/>
      </w:pPr>
      <w:r w:rsidRPr="00B17F2D">
        <w:t xml:space="preserve">Системният мониторинг на </w:t>
      </w:r>
      <w:r w:rsidR="00B17F2D">
        <w:t>ефикасността</w:t>
      </w:r>
      <w:r w:rsidR="00B17F2D" w:rsidRPr="00B17F2D">
        <w:t xml:space="preserve"> </w:t>
      </w:r>
      <w:r w:rsidRPr="00B17F2D">
        <w:t xml:space="preserve">на </w:t>
      </w:r>
      <w:r w:rsidR="00B17F2D">
        <w:t xml:space="preserve">ИСУ, част ИС и </w:t>
      </w:r>
      <w:r w:rsidRPr="00B17F2D">
        <w:t>механизмите за контрол е насочен към</w:t>
      </w:r>
      <w:r w:rsidR="00B17F2D">
        <w:t>:</w:t>
      </w:r>
    </w:p>
    <w:p w14:paraId="644C777E" w14:textId="77777777" w:rsidR="00B17F2D" w:rsidRDefault="00B17F2D" w:rsidP="00056E51">
      <w:pPr>
        <w:pStyle w:val="ListParagraph"/>
        <w:numPr>
          <w:ilvl w:val="0"/>
          <w:numId w:val="0"/>
        </w:numPr>
        <w:tabs>
          <w:tab w:val="left" w:pos="1843"/>
        </w:tabs>
        <w:spacing w:after="0" w:line="240" w:lineRule="auto"/>
        <w:ind w:left="1418"/>
      </w:pPr>
      <w:r>
        <w:t>a)</w:t>
      </w:r>
      <w:r>
        <w:tab/>
        <w:t>бързо да се засичат грешки в резултатите от обработването на информацията;</w:t>
      </w:r>
    </w:p>
    <w:p w14:paraId="64910D77" w14:textId="77777777" w:rsidR="00B17F2D" w:rsidRDefault="00B17F2D" w:rsidP="00056E51">
      <w:pPr>
        <w:pStyle w:val="ListParagraph"/>
        <w:numPr>
          <w:ilvl w:val="0"/>
          <w:numId w:val="0"/>
        </w:numPr>
        <w:tabs>
          <w:tab w:val="left" w:pos="1843"/>
        </w:tabs>
        <w:spacing w:after="0" w:line="240" w:lineRule="auto"/>
        <w:ind w:left="1418"/>
      </w:pPr>
      <w:r>
        <w:t>b)</w:t>
      </w:r>
      <w:r>
        <w:tab/>
        <w:t>бързо да се разкриват предполагаеми или установени пробиви в информационната сигурност;</w:t>
      </w:r>
    </w:p>
    <w:p w14:paraId="2BBE6F44" w14:textId="77777777" w:rsidR="00B17F2D" w:rsidRDefault="00B17F2D" w:rsidP="00056E51">
      <w:pPr>
        <w:pStyle w:val="ListParagraph"/>
        <w:numPr>
          <w:ilvl w:val="0"/>
          <w:numId w:val="0"/>
        </w:numPr>
        <w:tabs>
          <w:tab w:val="left" w:pos="1843"/>
        </w:tabs>
        <w:spacing w:after="0" w:line="240" w:lineRule="auto"/>
        <w:ind w:left="1418"/>
      </w:pPr>
      <w:r>
        <w:t>c)</w:t>
      </w:r>
      <w:r>
        <w:tab/>
        <w:t>да се даде възможност на ръководството да прецени дали дейностите по сигурността, възложени на служители или внедрени чрез информационни технологии, се изпълняват според очакванията;</w:t>
      </w:r>
    </w:p>
    <w:p w14:paraId="7D375EF2" w14:textId="29381CC5" w:rsidR="00B17F2D" w:rsidRDefault="00B17F2D" w:rsidP="00056E51">
      <w:pPr>
        <w:pStyle w:val="ListParagraph"/>
        <w:numPr>
          <w:ilvl w:val="0"/>
          <w:numId w:val="0"/>
        </w:numPr>
        <w:tabs>
          <w:tab w:val="left" w:pos="1843"/>
        </w:tabs>
        <w:spacing w:after="0" w:line="240" w:lineRule="auto"/>
        <w:ind w:left="1418"/>
      </w:pPr>
      <w:r>
        <w:t>d)</w:t>
      </w:r>
      <w:r>
        <w:tab/>
        <w:t xml:space="preserve">да се измерва ефикасността на предприетите действия за справяне с пробиви в сигурността, посредством използването на количествени </w:t>
      </w:r>
      <w:r w:rsidR="00B84D02">
        <w:t xml:space="preserve">и качествени </w:t>
      </w:r>
      <w:r>
        <w:t>мерки</w:t>
      </w:r>
      <w:r w:rsidR="00B84D02">
        <w:t>.</w:t>
      </w:r>
    </w:p>
    <w:p w14:paraId="35F737CB" w14:textId="6FF68D08" w:rsidR="00A617A9" w:rsidRDefault="004C75B4" w:rsidP="00056E51">
      <w:pPr>
        <w:pStyle w:val="ListParagraph"/>
        <w:numPr>
          <w:ilvl w:val="2"/>
          <w:numId w:val="1"/>
        </w:numPr>
        <w:spacing w:after="0" w:line="240" w:lineRule="auto"/>
        <w:ind w:left="1418" w:firstLine="0"/>
      </w:pPr>
      <w:r w:rsidRPr="004C75B4">
        <w:t xml:space="preserve">Мониторингът се изпълнява на различни нива в зависимост от резултатите от предходните оценки на </w:t>
      </w:r>
      <w:r w:rsidR="00B17F2D">
        <w:t>ефикасността</w:t>
      </w:r>
      <w:r w:rsidR="00B17F2D" w:rsidRPr="004C75B4">
        <w:t xml:space="preserve"> </w:t>
      </w:r>
      <w:r w:rsidRPr="004C75B4">
        <w:t>на контролите и променящите се нива на риска, които ръководството е готово да приеме. Извършва се първоначално на високо ниво, с оглед приоритетно разпределяне на ресурсите към области с повишени рискове, а след това навлиза в по-големи подробности</w:t>
      </w:r>
      <w:r w:rsidR="00B17F2D">
        <w:t>,</w:t>
      </w:r>
      <w:r w:rsidRPr="004C75B4">
        <w:t xml:space="preserve"> с цел определяне на специфични рискове.</w:t>
      </w:r>
      <w:r w:rsidR="00A617A9" w:rsidRPr="00A617A9">
        <w:t xml:space="preserve"> </w:t>
      </w:r>
    </w:p>
    <w:p w14:paraId="1CFD6BD2" w14:textId="28435058" w:rsidR="004C75B4" w:rsidRPr="004C75B4" w:rsidRDefault="004C75B4" w:rsidP="00056E51">
      <w:pPr>
        <w:pStyle w:val="ListParagraph"/>
        <w:numPr>
          <w:ilvl w:val="2"/>
          <w:numId w:val="1"/>
        </w:numPr>
        <w:spacing w:after="0" w:line="240" w:lineRule="auto"/>
        <w:ind w:left="1418" w:firstLine="0"/>
      </w:pPr>
      <w:r w:rsidRPr="004C75B4">
        <w:t>Формите за осъществяване на мониторинг се оценяват предварително и се подбират с цел получаване на сравними и възпроизводими резултати.</w:t>
      </w:r>
    </w:p>
    <w:p w14:paraId="411E23CB" w14:textId="24E99903" w:rsidR="004C75B4" w:rsidRDefault="004C75B4" w:rsidP="00056E51">
      <w:pPr>
        <w:pStyle w:val="ListParagraph"/>
        <w:numPr>
          <w:ilvl w:val="2"/>
          <w:numId w:val="1"/>
        </w:numPr>
        <w:spacing w:after="0" w:line="240" w:lineRule="auto"/>
        <w:ind w:left="1418" w:firstLine="0"/>
      </w:pPr>
      <w:r w:rsidRPr="004C75B4">
        <w:t>Резултатите от мониторинга се подлагат на оценка и анализ заедно с тези от проведените предишни проверки, както и на резултатите от вътрешните одити</w:t>
      </w:r>
      <w:r w:rsidR="00B17F2D">
        <w:t>,</w:t>
      </w:r>
      <w:r w:rsidRPr="004C75B4">
        <w:t xml:space="preserve"> с цел предприемане на адекватни коригиращи действия</w:t>
      </w:r>
      <w:r w:rsidR="00B17F2D">
        <w:t xml:space="preserve"> и подобрения</w:t>
      </w:r>
      <w:r w:rsidRPr="004C75B4">
        <w:t>, основани на оценка на риска.</w:t>
      </w:r>
    </w:p>
    <w:p w14:paraId="44FCAAAC" w14:textId="77777777" w:rsidR="00B17F2D" w:rsidRPr="004C75B4" w:rsidRDefault="00B17F2D" w:rsidP="00B17F2D">
      <w:pPr>
        <w:spacing w:after="0" w:line="240" w:lineRule="auto"/>
        <w:ind w:left="1418"/>
        <w:jc w:val="both"/>
        <w:rPr>
          <w:rFonts w:ascii="Arial" w:hAnsi="Arial" w:cs="Arial"/>
        </w:rPr>
      </w:pPr>
    </w:p>
    <w:p w14:paraId="6077DC3F" w14:textId="0680B740" w:rsidR="004C75B4" w:rsidRPr="004C75B4" w:rsidRDefault="004C75B4" w:rsidP="004C75B4">
      <w:pPr>
        <w:pStyle w:val="ListParagraph"/>
        <w:spacing w:after="0" w:line="240" w:lineRule="auto"/>
        <w:ind w:hanging="83"/>
        <w:rPr>
          <w:b/>
          <w:smallCaps/>
        </w:rPr>
      </w:pPr>
      <w:r w:rsidRPr="004C75B4">
        <w:rPr>
          <w:b/>
          <w:smallCaps/>
        </w:rPr>
        <w:t xml:space="preserve">Планиране. </w:t>
      </w:r>
    </w:p>
    <w:p w14:paraId="71493526" w14:textId="77777777" w:rsidR="004C75B4" w:rsidRPr="004C75B4" w:rsidRDefault="004C75B4" w:rsidP="004C75B4">
      <w:pPr>
        <w:tabs>
          <w:tab w:val="left" w:pos="720"/>
        </w:tabs>
        <w:spacing w:after="0" w:line="240" w:lineRule="auto"/>
        <w:ind w:left="1418"/>
        <w:jc w:val="both"/>
        <w:rPr>
          <w:rFonts w:ascii="Arial" w:hAnsi="Arial" w:cs="Arial"/>
        </w:rPr>
      </w:pPr>
      <w:proofErr w:type="spellStart"/>
      <w:r w:rsidRPr="004C75B4">
        <w:rPr>
          <w:rFonts w:ascii="Arial" w:hAnsi="Arial" w:cs="Arial"/>
        </w:rPr>
        <w:t>Планирането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на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дейността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се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извършва</w:t>
      </w:r>
      <w:proofErr w:type="spellEnd"/>
      <w:r w:rsidRPr="004C75B4">
        <w:rPr>
          <w:rFonts w:ascii="Arial" w:hAnsi="Arial" w:cs="Arial"/>
        </w:rPr>
        <w:t xml:space="preserve"> от ПСУ и ССИС и </w:t>
      </w:r>
      <w:proofErr w:type="spellStart"/>
      <w:r w:rsidRPr="004C75B4">
        <w:rPr>
          <w:rFonts w:ascii="Arial" w:hAnsi="Arial" w:cs="Arial"/>
        </w:rPr>
        <w:t>включва</w:t>
      </w:r>
      <w:proofErr w:type="spellEnd"/>
      <w:r w:rsidRPr="004C75B4">
        <w:rPr>
          <w:rFonts w:ascii="Arial" w:hAnsi="Arial" w:cs="Arial"/>
        </w:rPr>
        <w:t>:</w:t>
      </w:r>
    </w:p>
    <w:p w14:paraId="2088F1F6" w14:textId="77777777" w:rsidR="004C75B4" w:rsidRPr="004C75B4" w:rsidRDefault="004C75B4" w:rsidP="00056E51">
      <w:pPr>
        <w:widowControl w:val="0"/>
        <w:numPr>
          <w:ilvl w:val="0"/>
          <w:numId w:val="29"/>
        </w:numPr>
        <w:spacing w:after="0" w:line="240" w:lineRule="auto"/>
        <w:ind w:left="1418" w:firstLine="425"/>
        <w:jc w:val="both"/>
        <w:rPr>
          <w:rFonts w:ascii="Arial" w:hAnsi="Arial" w:cs="Arial"/>
        </w:rPr>
      </w:pPr>
      <w:proofErr w:type="spellStart"/>
      <w:r w:rsidRPr="004C75B4">
        <w:rPr>
          <w:rFonts w:ascii="Arial" w:hAnsi="Arial" w:cs="Arial"/>
        </w:rPr>
        <w:t>преглед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на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целите</w:t>
      </w:r>
      <w:proofErr w:type="spellEnd"/>
      <w:r w:rsidRPr="004C75B4">
        <w:rPr>
          <w:rFonts w:ascii="Arial" w:hAnsi="Arial" w:cs="Arial"/>
        </w:rPr>
        <w:t xml:space="preserve"> по контрол, </w:t>
      </w:r>
      <w:proofErr w:type="spellStart"/>
      <w:r w:rsidRPr="004C75B4">
        <w:rPr>
          <w:rFonts w:ascii="Arial" w:hAnsi="Arial" w:cs="Arial"/>
        </w:rPr>
        <w:t>на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избраните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механизми</w:t>
      </w:r>
      <w:proofErr w:type="spellEnd"/>
      <w:r w:rsidRPr="004C75B4">
        <w:rPr>
          <w:rFonts w:ascii="Arial" w:hAnsi="Arial" w:cs="Arial"/>
        </w:rPr>
        <w:t xml:space="preserve"> за контрол и </w:t>
      </w:r>
      <w:proofErr w:type="spellStart"/>
      <w:r w:rsidRPr="004C75B4">
        <w:rPr>
          <w:rFonts w:ascii="Arial" w:hAnsi="Arial" w:cs="Arial"/>
        </w:rPr>
        <w:t>на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внедрените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контроли</w:t>
      </w:r>
      <w:proofErr w:type="spellEnd"/>
      <w:r w:rsidRPr="004C75B4">
        <w:rPr>
          <w:rFonts w:ascii="Arial" w:hAnsi="Arial" w:cs="Arial"/>
        </w:rPr>
        <w:t>;</w:t>
      </w:r>
    </w:p>
    <w:p w14:paraId="40B72749" w14:textId="309FDD0F" w:rsidR="004C75B4" w:rsidRPr="004C75B4" w:rsidRDefault="004C75B4" w:rsidP="00056E51">
      <w:pPr>
        <w:widowControl w:val="0"/>
        <w:numPr>
          <w:ilvl w:val="0"/>
          <w:numId w:val="29"/>
        </w:numPr>
        <w:spacing w:after="0" w:line="240" w:lineRule="auto"/>
        <w:ind w:left="1418" w:firstLine="425"/>
        <w:jc w:val="both"/>
        <w:rPr>
          <w:rFonts w:ascii="Arial" w:hAnsi="Arial" w:cs="Arial"/>
        </w:rPr>
      </w:pPr>
      <w:proofErr w:type="spellStart"/>
      <w:r w:rsidRPr="004C75B4">
        <w:rPr>
          <w:rFonts w:ascii="Arial" w:hAnsi="Arial" w:cs="Arial"/>
        </w:rPr>
        <w:t>изготвяне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на</w:t>
      </w:r>
      <w:proofErr w:type="spellEnd"/>
      <w:r w:rsidRPr="004C75B4">
        <w:rPr>
          <w:rFonts w:ascii="Arial" w:hAnsi="Arial" w:cs="Arial"/>
        </w:rPr>
        <w:t xml:space="preserve"> </w:t>
      </w:r>
      <w:r w:rsidR="00672B08">
        <w:rPr>
          <w:rFonts w:ascii="Arial" w:hAnsi="Arial" w:cs="Arial"/>
        </w:rPr>
        <w:t>RDI 24-01</w:t>
      </w:r>
      <w:r w:rsidR="00672B08" w:rsidRPr="00056E51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Програма</w:t>
      </w:r>
      <w:proofErr w:type="spellEnd"/>
      <w:r w:rsidRPr="004C75B4">
        <w:rPr>
          <w:rFonts w:ascii="Arial" w:hAnsi="Arial" w:cs="Arial"/>
        </w:rPr>
        <w:t xml:space="preserve"> за </w:t>
      </w:r>
      <w:proofErr w:type="spellStart"/>
      <w:r w:rsidRPr="004C75B4">
        <w:rPr>
          <w:rFonts w:ascii="Arial" w:hAnsi="Arial" w:cs="Arial"/>
        </w:rPr>
        <w:t>мониторинг</w:t>
      </w:r>
      <w:proofErr w:type="spellEnd"/>
      <w:r w:rsidRPr="004C75B4">
        <w:rPr>
          <w:rFonts w:ascii="Arial" w:hAnsi="Arial" w:cs="Arial"/>
        </w:rPr>
        <w:t xml:space="preserve"> с </w:t>
      </w:r>
      <w:proofErr w:type="spellStart"/>
      <w:r w:rsidRPr="004C75B4">
        <w:rPr>
          <w:rFonts w:ascii="Arial" w:hAnsi="Arial" w:cs="Arial"/>
        </w:rPr>
        <w:t>определена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периодичност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на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проверките</w:t>
      </w:r>
      <w:proofErr w:type="spellEnd"/>
      <w:r w:rsidRPr="004C75B4">
        <w:rPr>
          <w:rFonts w:ascii="Arial" w:hAnsi="Arial" w:cs="Arial"/>
        </w:rPr>
        <w:t xml:space="preserve">, </w:t>
      </w:r>
      <w:proofErr w:type="spellStart"/>
      <w:r w:rsidRPr="004C75B4">
        <w:rPr>
          <w:rFonts w:ascii="Arial" w:hAnsi="Arial" w:cs="Arial"/>
        </w:rPr>
        <w:t>срокове</w:t>
      </w:r>
      <w:proofErr w:type="spellEnd"/>
      <w:r w:rsidRPr="004C75B4">
        <w:rPr>
          <w:rFonts w:ascii="Arial" w:hAnsi="Arial" w:cs="Arial"/>
        </w:rPr>
        <w:t xml:space="preserve">, </w:t>
      </w:r>
      <w:proofErr w:type="spellStart"/>
      <w:r w:rsidRPr="004C75B4">
        <w:rPr>
          <w:rFonts w:ascii="Arial" w:hAnsi="Arial" w:cs="Arial"/>
        </w:rPr>
        <w:t>отговорници</w:t>
      </w:r>
      <w:proofErr w:type="spellEnd"/>
      <w:r w:rsidRPr="004C75B4">
        <w:rPr>
          <w:rFonts w:ascii="Arial" w:hAnsi="Arial" w:cs="Arial"/>
        </w:rPr>
        <w:t xml:space="preserve"> и </w:t>
      </w:r>
      <w:proofErr w:type="spellStart"/>
      <w:r w:rsidRPr="004C75B4">
        <w:rPr>
          <w:rFonts w:ascii="Arial" w:hAnsi="Arial" w:cs="Arial"/>
        </w:rPr>
        <w:t>ангажирани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лица</w:t>
      </w:r>
      <w:proofErr w:type="spellEnd"/>
      <w:r w:rsidRPr="004C75B4">
        <w:rPr>
          <w:rFonts w:ascii="Arial" w:hAnsi="Arial" w:cs="Arial"/>
        </w:rPr>
        <w:t xml:space="preserve"> по </w:t>
      </w:r>
      <w:proofErr w:type="spellStart"/>
      <w:r w:rsidRPr="004C75B4">
        <w:rPr>
          <w:rFonts w:ascii="Arial" w:hAnsi="Arial" w:cs="Arial"/>
        </w:rPr>
        <w:t>структурни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единици</w:t>
      </w:r>
      <w:proofErr w:type="spellEnd"/>
    </w:p>
    <w:p w14:paraId="4D6AE8D8" w14:textId="7FF06189" w:rsidR="004C75B4" w:rsidRPr="004C75B4" w:rsidRDefault="004C75B4" w:rsidP="00056E51">
      <w:pPr>
        <w:widowControl w:val="0"/>
        <w:numPr>
          <w:ilvl w:val="0"/>
          <w:numId w:val="29"/>
        </w:numPr>
        <w:spacing w:after="0" w:line="240" w:lineRule="auto"/>
        <w:ind w:left="1418" w:firstLine="425"/>
        <w:jc w:val="both"/>
        <w:rPr>
          <w:rFonts w:ascii="Arial" w:hAnsi="Arial" w:cs="Arial"/>
        </w:rPr>
      </w:pPr>
      <w:proofErr w:type="spellStart"/>
      <w:r w:rsidRPr="004C75B4">
        <w:rPr>
          <w:rFonts w:ascii="Arial" w:hAnsi="Arial" w:cs="Arial"/>
        </w:rPr>
        <w:lastRenderedPageBreak/>
        <w:t>периодичността</w:t>
      </w:r>
      <w:proofErr w:type="spellEnd"/>
      <w:r w:rsidRPr="004C75B4">
        <w:rPr>
          <w:rFonts w:ascii="Arial" w:hAnsi="Arial" w:cs="Arial"/>
        </w:rPr>
        <w:t xml:space="preserve"> за </w:t>
      </w:r>
      <w:proofErr w:type="spellStart"/>
      <w:r w:rsidRPr="004C75B4">
        <w:rPr>
          <w:rFonts w:ascii="Arial" w:hAnsi="Arial" w:cs="Arial"/>
        </w:rPr>
        <w:t>проверка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на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контролите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се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определя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съобразно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="00E011CE" w:rsidRPr="00056E51">
        <w:rPr>
          <w:rFonts w:ascii="Arial" w:hAnsi="Arial" w:cs="Arial"/>
        </w:rPr>
        <w:t>установените</w:t>
      </w:r>
      <w:proofErr w:type="spellEnd"/>
      <w:r w:rsidR="00E011CE" w:rsidRPr="00056E51">
        <w:rPr>
          <w:rFonts w:ascii="Arial" w:hAnsi="Arial" w:cs="Arial"/>
        </w:rPr>
        <w:t xml:space="preserve"> </w:t>
      </w:r>
      <w:proofErr w:type="spellStart"/>
      <w:r w:rsidR="00E011CE" w:rsidRPr="00056E51">
        <w:rPr>
          <w:rFonts w:ascii="Arial" w:hAnsi="Arial" w:cs="Arial"/>
        </w:rPr>
        <w:t>нива</w:t>
      </w:r>
      <w:proofErr w:type="spellEnd"/>
      <w:r w:rsidR="00E011CE" w:rsidRPr="00056E51">
        <w:rPr>
          <w:rFonts w:ascii="Arial" w:hAnsi="Arial" w:cs="Arial"/>
        </w:rPr>
        <w:t xml:space="preserve"> </w:t>
      </w:r>
      <w:proofErr w:type="spellStart"/>
      <w:r w:rsidR="00E011CE" w:rsidRPr="00056E51">
        <w:rPr>
          <w:rFonts w:ascii="Arial" w:hAnsi="Arial" w:cs="Arial"/>
        </w:rPr>
        <w:t>на</w:t>
      </w:r>
      <w:proofErr w:type="spellEnd"/>
      <w:r w:rsidR="00E011CE" w:rsidRPr="00056E51">
        <w:rPr>
          <w:rFonts w:ascii="Arial" w:hAnsi="Arial" w:cs="Arial"/>
        </w:rPr>
        <w:t xml:space="preserve"> </w:t>
      </w:r>
      <w:proofErr w:type="spellStart"/>
      <w:r w:rsidR="00E011CE" w:rsidRPr="00056E51">
        <w:rPr>
          <w:rFonts w:ascii="Arial" w:hAnsi="Arial" w:cs="Arial"/>
        </w:rPr>
        <w:t>риска</w:t>
      </w:r>
      <w:proofErr w:type="spellEnd"/>
      <w:r w:rsidRPr="004C75B4">
        <w:rPr>
          <w:rFonts w:ascii="Arial" w:hAnsi="Arial" w:cs="Arial"/>
        </w:rPr>
        <w:t>;</w:t>
      </w:r>
    </w:p>
    <w:p w14:paraId="197391B2" w14:textId="77777777" w:rsidR="004C75B4" w:rsidRPr="004C75B4" w:rsidRDefault="004C75B4" w:rsidP="00056E51">
      <w:pPr>
        <w:widowControl w:val="0"/>
        <w:numPr>
          <w:ilvl w:val="0"/>
          <w:numId w:val="29"/>
        </w:numPr>
        <w:spacing w:after="0" w:line="240" w:lineRule="auto"/>
        <w:ind w:left="1418" w:firstLine="425"/>
        <w:jc w:val="both"/>
        <w:rPr>
          <w:rFonts w:ascii="Arial" w:hAnsi="Arial" w:cs="Arial"/>
        </w:rPr>
      </w:pPr>
      <w:proofErr w:type="spellStart"/>
      <w:r w:rsidRPr="004C75B4">
        <w:rPr>
          <w:rFonts w:ascii="Arial" w:hAnsi="Arial" w:cs="Arial"/>
        </w:rPr>
        <w:t>формите</w:t>
      </w:r>
      <w:proofErr w:type="spellEnd"/>
      <w:r w:rsidRPr="004C75B4">
        <w:rPr>
          <w:rFonts w:ascii="Arial" w:hAnsi="Arial" w:cs="Arial"/>
        </w:rPr>
        <w:t xml:space="preserve"> за </w:t>
      </w:r>
      <w:proofErr w:type="spellStart"/>
      <w:r w:rsidRPr="004C75B4">
        <w:rPr>
          <w:rFonts w:ascii="Arial" w:hAnsi="Arial" w:cs="Arial"/>
        </w:rPr>
        <w:t>осъществяване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на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мониторинг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са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технически</w:t>
      </w:r>
      <w:proofErr w:type="spellEnd"/>
      <w:r w:rsidRPr="004C75B4">
        <w:rPr>
          <w:rFonts w:ascii="Arial" w:hAnsi="Arial" w:cs="Arial"/>
        </w:rPr>
        <w:t xml:space="preserve">/ </w:t>
      </w:r>
      <w:proofErr w:type="spellStart"/>
      <w:r w:rsidRPr="004C75B4">
        <w:rPr>
          <w:rFonts w:ascii="Arial" w:hAnsi="Arial" w:cs="Arial"/>
        </w:rPr>
        <w:t>софтуер</w:t>
      </w:r>
      <w:proofErr w:type="spellEnd"/>
      <w:r w:rsidRPr="004C75B4">
        <w:rPr>
          <w:rFonts w:ascii="Arial" w:hAnsi="Arial" w:cs="Arial"/>
        </w:rPr>
        <w:t xml:space="preserve">/, </w:t>
      </w:r>
      <w:proofErr w:type="spellStart"/>
      <w:r w:rsidRPr="004C75B4">
        <w:rPr>
          <w:rFonts w:ascii="Arial" w:hAnsi="Arial" w:cs="Arial"/>
        </w:rPr>
        <w:t>организационни</w:t>
      </w:r>
      <w:proofErr w:type="spellEnd"/>
      <w:r w:rsidRPr="004C75B4">
        <w:rPr>
          <w:rFonts w:ascii="Arial" w:hAnsi="Arial" w:cs="Arial"/>
        </w:rPr>
        <w:t>/</w:t>
      </w:r>
      <w:proofErr w:type="spellStart"/>
      <w:r w:rsidRPr="004C75B4">
        <w:rPr>
          <w:rFonts w:ascii="Arial" w:hAnsi="Arial" w:cs="Arial"/>
        </w:rPr>
        <w:t>интервюта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или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съчетани</w:t>
      </w:r>
      <w:proofErr w:type="spellEnd"/>
      <w:r w:rsidRPr="004C75B4">
        <w:rPr>
          <w:rFonts w:ascii="Arial" w:hAnsi="Arial" w:cs="Arial"/>
        </w:rPr>
        <w:t>;</w:t>
      </w:r>
    </w:p>
    <w:p w14:paraId="01A90A5F" w14:textId="77777777" w:rsidR="004C75B4" w:rsidRPr="004C75B4" w:rsidRDefault="004C75B4" w:rsidP="00056E51">
      <w:pPr>
        <w:widowControl w:val="0"/>
        <w:numPr>
          <w:ilvl w:val="0"/>
          <w:numId w:val="29"/>
        </w:numPr>
        <w:spacing w:after="0" w:line="240" w:lineRule="auto"/>
        <w:ind w:left="1418" w:firstLine="425"/>
        <w:jc w:val="both"/>
        <w:rPr>
          <w:rFonts w:ascii="Arial" w:hAnsi="Arial" w:cs="Arial"/>
        </w:rPr>
      </w:pPr>
      <w:proofErr w:type="spellStart"/>
      <w:proofErr w:type="gramStart"/>
      <w:r w:rsidRPr="004C75B4">
        <w:rPr>
          <w:rFonts w:ascii="Arial" w:hAnsi="Arial" w:cs="Arial"/>
        </w:rPr>
        <w:t>формите</w:t>
      </w:r>
      <w:proofErr w:type="spellEnd"/>
      <w:proofErr w:type="gram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се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подбират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въз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основа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на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сравнение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между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разходите</w:t>
      </w:r>
      <w:proofErr w:type="spellEnd"/>
      <w:r w:rsidRPr="004C75B4">
        <w:rPr>
          <w:rFonts w:ascii="Arial" w:hAnsi="Arial" w:cs="Arial"/>
        </w:rPr>
        <w:t xml:space="preserve"> за </w:t>
      </w:r>
      <w:proofErr w:type="spellStart"/>
      <w:r w:rsidRPr="004C75B4">
        <w:rPr>
          <w:rFonts w:ascii="Arial" w:hAnsi="Arial" w:cs="Arial"/>
        </w:rPr>
        <w:t>въвеждането</w:t>
      </w:r>
      <w:proofErr w:type="spellEnd"/>
      <w:r w:rsidRPr="004C75B4">
        <w:rPr>
          <w:rFonts w:ascii="Arial" w:hAnsi="Arial" w:cs="Arial"/>
        </w:rPr>
        <w:t xml:space="preserve"> им и </w:t>
      </w:r>
      <w:proofErr w:type="spellStart"/>
      <w:r w:rsidRPr="004C75B4">
        <w:rPr>
          <w:rFonts w:ascii="Arial" w:hAnsi="Arial" w:cs="Arial"/>
        </w:rPr>
        <w:t>намалението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на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рисковете</w:t>
      </w:r>
      <w:proofErr w:type="spellEnd"/>
      <w:r w:rsidRPr="004C75B4">
        <w:rPr>
          <w:rFonts w:ascii="Arial" w:hAnsi="Arial" w:cs="Arial"/>
        </w:rPr>
        <w:t xml:space="preserve">, </w:t>
      </w:r>
      <w:proofErr w:type="spellStart"/>
      <w:r w:rsidRPr="004C75B4">
        <w:rPr>
          <w:rFonts w:ascii="Arial" w:hAnsi="Arial" w:cs="Arial"/>
        </w:rPr>
        <w:t>както</w:t>
      </w:r>
      <w:proofErr w:type="spellEnd"/>
      <w:r w:rsidRPr="004C75B4">
        <w:rPr>
          <w:rFonts w:ascii="Arial" w:hAnsi="Arial" w:cs="Arial"/>
        </w:rPr>
        <w:t xml:space="preserve"> и </w:t>
      </w:r>
      <w:proofErr w:type="spellStart"/>
      <w:r w:rsidRPr="004C75B4">
        <w:rPr>
          <w:rFonts w:ascii="Arial" w:hAnsi="Arial" w:cs="Arial"/>
        </w:rPr>
        <w:t>на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потенциалните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загуби</w:t>
      </w:r>
      <w:proofErr w:type="spellEnd"/>
      <w:r w:rsidRPr="004C75B4">
        <w:rPr>
          <w:rFonts w:ascii="Arial" w:hAnsi="Arial" w:cs="Arial"/>
        </w:rPr>
        <w:t xml:space="preserve">, </w:t>
      </w:r>
      <w:proofErr w:type="spellStart"/>
      <w:r w:rsidRPr="004C75B4">
        <w:rPr>
          <w:rFonts w:ascii="Arial" w:hAnsi="Arial" w:cs="Arial"/>
        </w:rPr>
        <w:t>ако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настъпи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пробив</w:t>
      </w:r>
      <w:proofErr w:type="spellEnd"/>
      <w:r w:rsidRPr="004C75B4">
        <w:rPr>
          <w:rFonts w:ascii="Arial" w:hAnsi="Arial" w:cs="Arial"/>
        </w:rPr>
        <w:t xml:space="preserve"> в </w:t>
      </w:r>
      <w:proofErr w:type="spellStart"/>
      <w:r w:rsidRPr="004C75B4">
        <w:rPr>
          <w:rFonts w:ascii="Arial" w:hAnsi="Arial" w:cs="Arial"/>
        </w:rPr>
        <w:t>системата</w:t>
      </w:r>
      <w:proofErr w:type="spellEnd"/>
      <w:r w:rsidRPr="004C75B4">
        <w:rPr>
          <w:rFonts w:ascii="Arial" w:hAnsi="Arial" w:cs="Arial"/>
        </w:rPr>
        <w:t xml:space="preserve">. </w:t>
      </w:r>
    </w:p>
    <w:p w14:paraId="4CFF9489" w14:textId="1F20B7FD" w:rsidR="004C75B4" w:rsidRPr="004C75B4" w:rsidRDefault="00672B08" w:rsidP="00056E51">
      <w:pPr>
        <w:widowControl w:val="0"/>
        <w:numPr>
          <w:ilvl w:val="0"/>
          <w:numId w:val="29"/>
        </w:numPr>
        <w:spacing w:after="0" w:line="240" w:lineRule="auto"/>
        <w:ind w:left="1418" w:firstLine="425"/>
        <w:jc w:val="both"/>
        <w:rPr>
          <w:rFonts w:ascii="Arial" w:hAnsi="Arial" w:cs="Arial"/>
        </w:rPr>
      </w:pPr>
      <w:r>
        <w:rPr>
          <w:rFonts w:ascii="Arial" w:hAnsi="Arial" w:cs="Arial"/>
        </w:rPr>
        <w:t>RDI 24-01</w:t>
      </w:r>
      <w:r w:rsidRPr="00056E51">
        <w:rPr>
          <w:rFonts w:ascii="Arial" w:hAnsi="Arial" w:cs="Arial"/>
        </w:rPr>
        <w:t xml:space="preserve"> </w:t>
      </w:r>
      <w:proofErr w:type="spellStart"/>
      <w:r w:rsidR="004C75B4" w:rsidRPr="004C75B4">
        <w:rPr>
          <w:rFonts w:ascii="Arial" w:hAnsi="Arial" w:cs="Arial"/>
        </w:rPr>
        <w:t>Програмата</w:t>
      </w:r>
      <w:proofErr w:type="spellEnd"/>
      <w:r w:rsidR="004C75B4" w:rsidRPr="004C75B4">
        <w:rPr>
          <w:rFonts w:ascii="Arial" w:hAnsi="Arial" w:cs="Arial"/>
        </w:rPr>
        <w:t xml:space="preserve"> за </w:t>
      </w:r>
      <w:proofErr w:type="spellStart"/>
      <w:r w:rsidR="004C75B4" w:rsidRPr="004C75B4">
        <w:rPr>
          <w:rFonts w:ascii="Arial" w:hAnsi="Arial" w:cs="Arial"/>
        </w:rPr>
        <w:t>мониторинг</w:t>
      </w:r>
      <w:proofErr w:type="spellEnd"/>
      <w:r w:rsidR="004C75B4" w:rsidRPr="004C75B4">
        <w:rPr>
          <w:rFonts w:ascii="Arial" w:hAnsi="Arial" w:cs="Arial"/>
        </w:rPr>
        <w:t xml:space="preserve"> </w:t>
      </w:r>
      <w:proofErr w:type="spellStart"/>
      <w:r w:rsidR="004C75B4" w:rsidRPr="004C75B4">
        <w:rPr>
          <w:rFonts w:ascii="Arial" w:hAnsi="Arial" w:cs="Arial"/>
        </w:rPr>
        <w:t>се</w:t>
      </w:r>
      <w:proofErr w:type="spellEnd"/>
      <w:r w:rsidR="004C75B4" w:rsidRPr="004C75B4">
        <w:rPr>
          <w:rFonts w:ascii="Arial" w:hAnsi="Arial" w:cs="Arial"/>
        </w:rPr>
        <w:t xml:space="preserve"> </w:t>
      </w:r>
      <w:proofErr w:type="spellStart"/>
      <w:r w:rsidR="004C75B4" w:rsidRPr="004C75B4">
        <w:rPr>
          <w:rFonts w:ascii="Arial" w:hAnsi="Arial" w:cs="Arial"/>
        </w:rPr>
        <w:t>разглежда</w:t>
      </w:r>
      <w:proofErr w:type="spellEnd"/>
      <w:r w:rsidR="004C75B4" w:rsidRPr="004C75B4">
        <w:rPr>
          <w:rFonts w:ascii="Arial" w:hAnsi="Arial" w:cs="Arial"/>
        </w:rPr>
        <w:t xml:space="preserve"> </w:t>
      </w:r>
      <w:proofErr w:type="spellStart"/>
      <w:r w:rsidR="004C75B4" w:rsidRPr="004C75B4">
        <w:rPr>
          <w:rFonts w:ascii="Arial" w:hAnsi="Arial" w:cs="Arial"/>
        </w:rPr>
        <w:t>на</w:t>
      </w:r>
      <w:proofErr w:type="spellEnd"/>
      <w:r w:rsidR="004C75B4" w:rsidRPr="004C75B4">
        <w:rPr>
          <w:rFonts w:ascii="Arial" w:hAnsi="Arial" w:cs="Arial"/>
        </w:rPr>
        <w:t xml:space="preserve"> </w:t>
      </w:r>
      <w:proofErr w:type="spellStart"/>
      <w:r w:rsidR="004C75B4" w:rsidRPr="004C75B4">
        <w:rPr>
          <w:rFonts w:ascii="Arial" w:hAnsi="Arial" w:cs="Arial"/>
        </w:rPr>
        <w:t>заседание</w:t>
      </w:r>
      <w:proofErr w:type="spellEnd"/>
      <w:r w:rsidR="004C75B4" w:rsidRPr="004C75B4">
        <w:rPr>
          <w:rFonts w:ascii="Arial" w:hAnsi="Arial" w:cs="Arial"/>
        </w:rPr>
        <w:t xml:space="preserve"> </w:t>
      </w:r>
      <w:proofErr w:type="spellStart"/>
      <w:r w:rsidR="004C75B4" w:rsidRPr="004C75B4">
        <w:rPr>
          <w:rFonts w:ascii="Arial" w:hAnsi="Arial" w:cs="Arial"/>
        </w:rPr>
        <w:t>на</w:t>
      </w:r>
      <w:proofErr w:type="spellEnd"/>
      <w:r w:rsidR="004C75B4" w:rsidRPr="004C75B4">
        <w:rPr>
          <w:rFonts w:ascii="Arial" w:hAnsi="Arial" w:cs="Arial"/>
        </w:rPr>
        <w:t xml:space="preserve"> СУ и </w:t>
      </w:r>
      <w:proofErr w:type="spellStart"/>
      <w:r w:rsidR="004C75B4" w:rsidRPr="004C75B4">
        <w:rPr>
          <w:rFonts w:ascii="Arial" w:hAnsi="Arial" w:cs="Arial"/>
        </w:rPr>
        <w:t>се</w:t>
      </w:r>
      <w:proofErr w:type="spellEnd"/>
      <w:r w:rsidR="004C75B4" w:rsidRPr="004C75B4">
        <w:rPr>
          <w:rFonts w:ascii="Arial" w:hAnsi="Arial" w:cs="Arial"/>
        </w:rPr>
        <w:t xml:space="preserve"> </w:t>
      </w:r>
      <w:proofErr w:type="spellStart"/>
      <w:r w:rsidR="004C75B4" w:rsidRPr="004C75B4">
        <w:rPr>
          <w:rFonts w:ascii="Arial" w:hAnsi="Arial" w:cs="Arial"/>
        </w:rPr>
        <w:t>утвърждава</w:t>
      </w:r>
      <w:proofErr w:type="spellEnd"/>
      <w:r w:rsidR="004C75B4" w:rsidRPr="004C75B4">
        <w:rPr>
          <w:rFonts w:ascii="Arial" w:hAnsi="Arial" w:cs="Arial"/>
        </w:rPr>
        <w:t xml:space="preserve"> от ПСУ.</w:t>
      </w:r>
    </w:p>
    <w:p w14:paraId="03F22431" w14:textId="43DAC3D9" w:rsidR="004C75B4" w:rsidRDefault="004C75B4" w:rsidP="00056E51">
      <w:pPr>
        <w:widowControl w:val="0"/>
        <w:numPr>
          <w:ilvl w:val="0"/>
          <w:numId w:val="29"/>
        </w:numPr>
        <w:spacing w:after="0" w:line="240" w:lineRule="auto"/>
        <w:ind w:left="1418" w:firstLine="425"/>
        <w:jc w:val="both"/>
        <w:rPr>
          <w:rFonts w:ascii="Arial" w:hAnsi="Arial" w:cs="Arial"/>
        </w:rPr>
      </w:pPr>
      <w:proofErr w:type="spellStart"/>
      <w:r w:rsidRPr="004C75B4">
        <w:rPr>
          <w:rFonts w:ascii="Arial" w:hAnsi="Arial" w:cs="Arial"/>
        </w:rPr>
        <w:t>Мониторинг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на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="00672B08" w:rsidRPr="00056E51">
        <w:rPr>
          <w:rFonts w:ascii="Arial" w:hAnsi="Arial" w:cs="Arial"/>
        </w:rPr>
        <w:t>ефикасността</w:t>
      </w:r>
      <w:proofErr w:type="spellEnd"/>
      <w:r w:rsidR="00672B08"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на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конкретни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контроли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може</w:t>
      </w:r>
      <w:proofErr w:type="spellEnd"/>
      <w:r w:rsidRPr="004C75B4">
        <w:rPr>
          <w:rFonts w:ascii="Arial" w:hAnsi="Arial" w:cs="Arial"/>
        </w:rPr>
        <w:t xml:space="preserve"> да </w:t>
      </w:r>
      <w:proofErr w:type="spellStart"/>
      <w:r w:rsidRPr="004C75B4">
        <w:rPr>
          <w:rFonts w:ascii="Arial" w:hAnsi="Arial" w:cs="Arial"/>
        </w:rPr>
        <w:t>се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извършва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допълнително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със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заповед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на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Управителя</w:t>
      </w:r>
      <w:proofErr w:type="spellEnd"/>
      <w:r w:rsidRPr="004C75B4">
        <w:rPr>
          <w:rFonts w:ascii="Arial" w:hAnsi="Arial" w:cs="Arial"/>
        </w:rPr>
        <w:t xml:space="preserve"> и по </w:t>
      </w:r>
      <w:proofErr w:type="spellStart"/>
      <w:r w:rsidRPr="004C75B4">
        <w:rPr>
          <w:rFonts w:ascii="Arial" w:hAnsi="Arial" w:cs="Arial"/>
        </w:rPr>
        <w:t>утвърден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отделен</w:t>
      </w:r>
      <w:proofErr w:type="spellEnd"/>
      <w:r w:rsidRPr="004C75B4">
        <w:rPr>
          <w:rFonts w:ascii="Arial" w:hAnsi="Arial" w:cs="Arial"/>
        </w:rPr>
        <w:t xml:space="preserve"> план.</w:t>
      </w:r>
    </w:p>
    <w:p w14:paraId="1617E21E" w14:textId="77777777" w:rsidR="00672B08" w:rsidRPr="004C75B4" w:rsidRDefault="00672B08" w:rsidP="00056E51">
      <w:pPr>
        <w:widowControl w:val="0"/>
        <w:spacing w:after="0" w:line="240" w:lineRule="auto"/>
        <w:ind w:left="1418"/>
        <w:jc w:val="both"/>
        <w:rPr>
          <w:rFonts w:ascii="Arial" w:hAnsi="Arial" w:cs="Arial"/>
        </w:rPr>
      </w:pPr>
    </w:p>
    <w:p w14:paraId="229A30A7" w14:textId="303E1399" w:rsidR="004C75B4" w:rsidRPr="004C75B4" w:rsidRDefault="004C75B4" w:rsidP="004C75B4">
      <w:pPr>
        <w:pStyle w:val="ListParagraph"/>
        <w:spacing w:after="0" w:line="240" w:lineRule="auto"/>
        <w:ind w:hanging="83"/>
        <w:rPr>
          <w:b/>
          <w:smallCaps/>
        </w:rPr>
      </w:pPr>
      <w:r w:rsidRPr="004C75B4">
        <w:rPr>
          <w:b/>
          <w:smallCaps/>
        </w:rPr>
        <w:t>Изпълнение на планираните действия по мониторинга</w:t>
      </w:r>
    </w:p>
    <w:p w14:paraId="10492D25" w14:textId="3A983812" w:rsidR="004C75B4" w:rsidRPr="004C75B4" w:rsidRDefault="004C75B4" w:rsidP="004C75B4">
      <w:pPr>
        <w:tabs>
          <w:tab w:val="left" w:pos="720"/>
        </w:tabs>
        <w:spacing w:after="0" w:line="240" w:lineRule="auto"/>
        <w:ind w:left="1418"/>
        <w:jc w:val="both"/>
        <w:rPr>
          <w:rFonts w:ascii="Arial" w:hAnsi="Arial" w:cs="Arial"/>
          <w:b/>
        </w:rPr>
      </w:pPr>
      <w:proofErr w:type="spellStart"/>
      <w:r w:rsidRPr="004C75B4">
        <w:rPr>
          <w:rFonts w:ascii="Arial" w:hAnsi="Arial" w:cs="Arial"/>
        </w:rPr>
        <w:t>Извършва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се</w:t>
      </w:r>
      <w:proofErr w:type="spellEnd"/>
      <w:r w:rsidRPr="004C75B4">
        <w:rPr>
          <w:rFonts w:ascii="Arial" w:hAnsi="Arial" w:cs="Arial"/>
        </w:rPr>
        <w:t xml:space="preserve"> от ПСУ, ССИС и </w:t>
      </w:r>
      <w:proofErr w:type="spellStart"/>
      <w:r w:rsidRPr="004C75B4">
        <w:rPr>
          <w:rFonts w:ascii="Arial" w:hAnsi="Arial" w:cs="Arial"/>
        </w:rPr>
        <w:t>компетентни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служители</w:t>
      </w:r>
      <w:proofErr w:type="spellEnd"/>
      <w:r w:rsidRPr="004C75B4">
        <w:rPr>
          <w:rFonts w:ascii="Arial" w:hAnsi="Arial" w:cs="Arial"/>
        </w:rPr>
        <w:t xml:space="preserve"> и </w:t>
      </w:r>
      <w:proofErr w:type="spellStart"/>
      <w:r w:rsidRPr="004C75B4">
        <w:rPr>
          <w:rFonts w:ascii="Arial" w:hAnsi="Arial" w:cs="Arial"/>
        </w:rPr>
        <w:t>включва</w:t>
      </w:r>
      <w:proofErr w:type="spellEnd"/>
      <w:r w:rsidRPr="004C75B4">
        <w:rPr>
          <w:rFonts w:ascii="Arial" w:hAnsi="Arial" w:cs="Arial"/>
        </w:rPr>
        <w:t>:</w:t>
      </w:r>
    </w:p>
    <w:p w14:paraId="625599F0" w14:textId="7CABD504" w:rsidR="004C75B4" w:rsidRPr="004C75B4" w:rsidRDefault="004C75B4" w:rsidP="00056E51">
      <w:pPr>
        <w:widowControl w:val="0"/>
        <w:numPr>
          <w:ilvl w:val="0"/>
          <w:numId w:val="29"/>
        </w:numPr>
        <w:spacing w:after="0" w:line="240" w:lineRule="auto"/>
        <w:ind w:left="1418" w:firstLine="425"/>
        <w:jc w:val="both"/>
        <w:rPr>
          <w:rFonts w:ascii="Arial" w:hAnsi="Arial" w:cs="Arial"/>
        </w:rPr>
      </w:pPr>
      <w:proofErr w:type="spellStart"/>
      <w:r w:rsidRPr="004C75B4">
        <w:rPr>
          <w:rFonts w:ascii="Arial" w:hAnsi="Arial" w:cs="Arial"/>
        </w:rPr>
        <w:t>установяване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на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="00672B08" w:rsidRPr="00056E51">
        <w:rPr>
          <w:rFonts w:ascii="Arial" w:hAnsi="Arial" w:cs="Arial"/>
        </w:rPr>
        <w:t>ефикасността</w:t>
      </w:r>
      <w:proofErr w:type="spellEnd"/>
      <w:r w:rsidR="00672B08"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на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въведените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контроли</w:t>
      </w:r>
      <w:proofErr w:type="spellEnd"/>
      <w:r w:rsidRPr="004C75B4">
        <w:rPr>
          <w:rFonts w:ascii="Arial" w:hAnsi="Arial" w:cs="Arial"/>
        </w:rPr>
        <w:t xml:space="preserve"> чрез </w:t>
      </w:r>
      <w:proofErr w:type="spellStart"/>
      <w:r w:rsidRPr="004C75B4">
        <w:rPr>
          <w:rFonts w:ascii="Arial" w:hAnsi="Arial" w:cs="Arial"/>
        </w:rPr>
        <w:t>проверка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на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място</w:t>
      </w:r>
      <w:proofErr w:type="spellEnd"/>
      <w:r w:rsidR="00A617A9" w:rsidRPr="00056E51">
        <w:rPr>
          <w:rFonts w:ascii="Arial" w:hAnsi="Arial" w:cs="Arial"/>
        </w:rPr>
        <w:t xml:space="preserve"> </w:t>
      </w:r>
      <w:proofErr w:type="spellStart"/>
      <w:r w:rsidR="00A617A9" w:rsidRPr="00056E51">
        <w:rPr>
          <w:rFonts w:ascii="Arial" w:hAnsi="Arial" w:cs="Arial"/>
        </w:rPr>
        <w:t>на</w:t>
      </w:r>
      <w:proofErr w:type="spellEnd"/>
      <w:r w:rsidR="00A617A9" w:rsidRPr="00056E51">
        <w:rPr>
          <w:rFonts w:ascii="Arial" w:hAnsi="Arial" w:cs="Arial"/>
        </w:rPr>
        <w:t xml:space="preserve"> </w:t>
      </w:r>
      <w:proofErr w:type="spellStart"/>
      <w:r w:rsidR="00A617A9" w:rsidRPr="00056E51">
        <w:rPr>
          <w:rFonts w:ascii="Arial" w:hAnsi="Arial" w:cs="Arial"/>
        </w:rPr>
        <w:t>извадков</w:t>
      </w:r>
      <w:proofErr w:type="spellEnd"/>
      <w:r w:rsidR="00A617A9" w:rsidRPr="00056E51">
        <w:rPr>
          <w:rFonts w:ascii="Arial" w:hAnsi="Arial" w:cs="Arial"/>
        </w:rPr>
        <w:t xml:space="preserve"> </w:t>
      </w:r>
      <w:proofErr w:type="spellStart"/>
      <w:r w:rsidR="00A617A9" w:rsidRPr="00056E51">
        <w:rPr>
          <w:rFonts w:ascii="Arial" w:hAnsi="Arial" w:cs="Arial"/>
        </w:rPr>
        <w:t>принцип</w:t>
      </w:r>
      <w:proofErr w:type="spellEnd"/>
      <w:r w:rsidRPr="004C75B4">
        <w:rPr>
          <w:rFonts w:ascii="Arial" w:hAnsi="Arial" w:cs="Arial"/>
        </w:rPr>
        <w:t>:</w:t>
      </w:r>
    </w:p>
    <w:p w14:paraId="08FF808E" w14:textId="6717E96B" w:rsidR="004C75B4" w:rsidRDefault="004C75B4" w:rsidP="00056E51">
      <w:pPr>
        <w:widowControl w:val="0"/>
        <w:numPr>
          <w:ilvl w:val="0"/>
          <w:numId w:val="29"/>
        </w:numPr>
        <w:spacing w:after="0" w:line="240" w:lineRule="auto"/>
        <w:ind w:left="1418" w:firstLine="425"/>
        <w:jc w:val="both"/>
        <w:rPr>
          <w:rFonts w:ascii="Arial" w:hAnsi="Arial" w:cs="Arial"/>
        </w:rPr>
      </w:pPr>
      <w:proofErr w:type="spellStart"/>
      <w:r w:rsidRPr="004C75B4">
        <w:rPr>
          <w:rFonts w:ascii="Arial" w:hAnsi="Arial" w:cs="Arial"/>
        </w:rPr>
        <w:t>оглед</w:t>
      </w:r>
      <w:proofErr w:type="spellEnd"/>
      <w:r w:rsidRPr="004C75B4">
        <w:rPr>
          <w:rFonts w:ascii="Arial" w:hAnsi="Arial" w:cs="Arial"/>
        </w:rPr>
        <w:t xml:space="preserve"> и </w:t>
      </w:r>
      <w:proofErr w:type="spellStart"/>
      <w:r w:rsidRPr="004C75B4">
        <w:rPr>
          <w:rFonts w:ascii="Arial" w:hAnsi="Arial" w:cs="Arial"/>
        </w:rPr>
        <w:t>проверка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на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условията</w:t>
      </w:r>
      <w:proofErr w:type="spellEnd"/>
      <w:r w:rsidRPr="004C75B4">
        <w:rPr>
          <w:rFonts w:ascii="Arial" w:hAnsi="Arial" w:cs="Arial"/>
        </w:rPr>
        <w:t xml:space="preserve"> за </w:t>
      </w:r>
      <w:proofErr w:type="spellStart"/>
      <w:r w:rsidRPr="004C75B4">
        <w:rPr>
          <w:rFonts w:ascii="Arial" w:hAnsi="Arial" w:cs="Arial"/>
        </w:rPr>
        <w:t>съхранение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на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информационните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активи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съобразно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тяхната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класификация</w:t>
      </w:r>
      <w:proofErr w:type="spellEnd"/>
      <w:r w:rsidRPr="004C75B4">
        <w:rPr>
          <w:rFonts w:ascii="Arial" w:hAnsi="Arial" w:cs="Arial"/>
        </w:rPr>
        <w:t xml:space="preserve"> и </w:t>
      </w:r>
      <w:proofErr w:type="spellStart"/>
      <w:r w:rsidRPr="004C75B4">
        <w:rPr>
          <w:rFonts w:ascii="Arial" w:hAnsi="Arial" w:cs="Arial"/>
        </w:rPr>
        <w:t>оценката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на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риска</w:t>
      </w:r>
      <w:proofErr w:type="spellEnd"/>
      <w:r w:rsidR="00672B08" w:rsidRPr="00056E51">
        <w:rPr>
          <w:rFonts w:ascii="Arial" w:hAnsi="Arial" w:cs="Arial"/>
        </w:rPr>
        <w:t>;</w:t>
      </w:r>
      <w:r w:rsidRPr="004C75B4">
        <w:rPr>
          <w:rFonts w:ascii="Arial" w:hAnsi="Arial" w:cs="Arial"/>
        </w:rPr>
        <w:t xml:space="preserve"> </w:t>
      </w:r>
    </w:p>
    <w:p w14:paraId="4CF37E6F" w14:textId="1B62AE87" w:rsidR="004C75B4" w:rsidRPr="004C75B4" w:rsidRDefault="004C75B4" w:rsidP="00056E51">
      <w:pPr>
        <w:widowControl w:val="0"/>
        <w:numPr>
          <w:ilvl w:val="0"/>
          <w:numId w:val="29"/>
        </w:numPr>
        <w:spacing w:after="0" w:line="240" w:lineRule="auto"/>
        <w:ind w:left="1418" w:firstLine="425"/>
        <w:jc w:val="both"/>
        <w:rPr>
          <w:rFonts w:ascii="Arial" w:hAnsi="Arial" w:cs="Arial"/>
        </w:rPr>
      </w:pPr>
      <w:proofErr w:type="spellStart"/>
      <w:r w:rsidRPr="004C75B4">
        <w:rPr>
          <w:rFonts w:ascii="Arial" w:hAnsi="Arial" w:cs="Arial"/>
        </w:rPr>
        <w:t>провеждане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на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интервю</w:t>
      </w:r>
      <w:proofErr w:type="spellEnd"/>
      <w:r w:rsidRPr="004C75B4">
        <w:rPr>
          <w:rFonts w:ascii="Arial" w:hAnsi="Arial" w:cs="Arial"/>
        </w:rPr>
        <w:t xml:space="preserve"> с </w:t>
      </w:r>
      <w:proofErr w:type="spellStart"/>
      <w:r w:rsidRPr="004C75B4">
        <w:rPr>
          <w:rFonts w:ascii="Arial" w:hAnsi="Arial" w:cs="Arial"/>
        </w:rPr>
        <w:t>членове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на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проверяваната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структурна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единица</w:t>
      </w:r>
      <w:proofErr w:type="spellEnd"/>
      <w:r w:rsidR="00672B08" w:rsidRPr="00056E51">
        <w:rPr>
          <w:rFonts w:ascii="Arial" w:hAnsi="Arial" w:cs="Arial"/>
        </w:rPr>
        <w:t>;</w:t>
      </w:r>
    </w:p>
    <w:p w14:paraId="344640AA" w14:textId="77777777" w:rsidR="004C75B4" w:rsidRDefault="004C75B4" w:rsidP="00056E51">
      <w:pPr>
        <w:widowControl w:val="0"/>
        <w:numPr>
          <w:ilvl w:val="0"/>
          <w:numId w:val="29"/>
        </w:numPr>
        <w:spacing w:after="0" w:line="240" w:lineRule="auto"/>
        <w:ind w:left="1418" w:firstLine="425"/>
        <w:jc w:val="both"/>
        <w:rPr>
          <w:rFonts w:ascii="Arial" w:hAnsi="Arial" w:cs="Arial"/>
        </w:rPr>
      </w:pPr>
      <w:r w:rsidRPr="004C75B4">
        <w:rPr>
          <w:rFonts w:ascii="Arial" w:hAnsi="Arial" w:cs="Arial"/>
        </w:rPr>
        <w:t xml:space="preserve">попълване </w:t>
      </w:r>
      <w:proofErr w:type="spellStart"/>
      <w:r w:rsidRPr="004C75B4">
        <w:rPr>
          <w:rFonts w:ascii="Arial" w:hAnsi="Arial" w:cs="Arial"/>
        </w:rPr>
        <w:t>на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предварително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подготвени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въпросници</w:t>
      </w:r>
      <w:proofErr w:type="spellEnd"/>
      <w:r w:rsidRPr="004C75B4">
        <w:rPr>
          <w:rFonts w:ascii="Arial" w:hAnsi="Arial" w:cs="Arial"/>
        </w:rPr>
        <w:t xml:space="preserve">, </w:t>
      </w:r>
      <w:proofErr w:type="spellStart"/>
      <w:r w:rsidRPr="004C75B4">
        <w:rPr>
          <w:rFonts w:ascii="Arial" w:hAnsi="Arial" w:cs="Arial"/>
        </w:rPr>
        <w:t>съобразени</w:t>
      </w:r>
      <w:proofErr w:type="spellEnd"/>
      <w:r w:rsidRPr="004C75B4">
        <w:rPr>
          <w:rFonts w:ascii="Arial" w:hAnsi="Arial" w:cs="Arial"/>
        </w:rPr>
        <w:t xml:space="preserve"> с </w:t>
      </w:r>
      <w:proofErr w:type="spellStart"/>
      <w:r w:rsidRPr="004C75B4">
        <w:rPr>
          <w:rFonts w:ascii="Arial" w:hAnsi="Arial" w:cs="Arial"/>
        </w:rPr>
        <w:t>конкретните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контроли</w:t>
      </w:r>
      <w:proofErr w:type="spellEnd"/>
      <w:r w:rsidRPr="004C75B4">
        <w:rPr>
          <w:rFonts w:ascii="Arial" w:hAnsi="Arial" w:cs="Arial"/>
        </w:rPr>
        <w:t xml:space="preserve"> и </w:t>
      </w:r>
      <w:proofErr w:type="spellStart"/>
      <w:r w:rsidRPr="004C75B4">
        <w:rPr>
          <w:rFonts w:ascii="Arial" w:hAnsi="Arial" w:cs="Arial"/>
        </w:rPr>
        <w:t>условията</w:t>
      </w:r>
      <w:proofErr w:type="spellEnd"/>
      <w:r w:rsidRPr="004C75B4">
        <w:rPr>
          <w:rFonts w:ascii="Arial" w:hAnsi="Arial" w:cs="Arial"/>
        </w:rPr>
        <w:t xml:space="preserve"> за </w:t>
      </w:r>
      <w:proofErr w:type="spellStart"/>
      <w:r w:rsidRPr="004C75B4">
        <w:rPr>
          <w:rFonts w:ascii="Arial" w:hAnsi="Arial" w:cs="Arial"/>
        </w:rPr>
        <w:t>прилагането</w:t>
      </w:r>
      <w:proofErr w:type="spellEnd"/>
      <w:r w:rsidRPr="004C75B4">
        <w:rPr>
          <w:rFonts w:ascii="Arial" w:hAnsi="Arial" w:cs="Arial"/>
        </w:rPr>
        <w:t xml:space="preserve"> им;</w:t>
      </w:r>
    </w:p>
    <w:p w14:paraId="26EE371A" w14:textId="47D1912B" w:rsidR="00A617A9" w:rsidRPr="004C75B4" w:rsidRDefault="00A617A9" w:rsidP="00056E51">
      <w:pPr>
        <w:widowControl w:val="0"/>
        <w:numPr>
          <w:ilvl w:val="0"/>
          <w:numId w:val="29"/>
        </w:numPr>
        <w:spacing w:after="0" w:line="240" w:lineRule="auto"/>
        <w:ind w:left="1418" w:firstLine="425"/>
        <w:jc w:val="both"/>
        <w:rPr>
          <w:rFonts w:ascii="Arial" w:hAnsi="Arial" w:cs="Arial"/>
        </w:rPr>
      </w:pPr>
      <w:proofErr w:type="spellStart"/>
      <w:proofErr w:type="gramStart"/>
      <w:r w:rsidRPr="00A617A9">
        <w:rPr>
          <w:rFonts w:ascii="Arial" w:hAnsi="Arial" w:cs="Arial"/>
        </w:rPr>
        <w:t>преглед</w:t>
      </w:r>
      <w:proofErr w:type="spellEnd"/>
      <w:proofErr w:type="gramEnd"/>
      <w:r w:rsidRPr="00A617A9">
        <w:rPr>
          <w:rFonts w:ascii="Arial" w:hAnsi="Arial" w:cs="Arial"/>
        </w:rPr>
        <w:t xml:space="preserve"> и </w:t>
      </w:r>
      <w:proofErr w:type="spellStart"/>
      <w:r w:rsidRPr="00A617A9">
        <w:rPr>
          <w:rFonts w:ascii="Arial" w:hAnsi="Arial" w:cs="Arial"/>
        </w:rPr>
        <w:t>обобщаване</w:t>
      </w:r>
      <w:proofErr w:type="spellEnd"/>
      <w:r w:rsidRPr="00A617A9">
        <w:rPr>
          <w:rFonts w:ascii="Arial" w:hAnsi="Arial" w:cs="Arial"/>
        </w:rPr>
        <w:t xml:space="preserve"> </w:t>
      </w:r>
      <w:proofErr w:type="spellStart"/>
      <w:r w:rsidRPr="00A617A9">
        <w:rPr>
          <w:rFonts w:ascii="Arial" w:hAnsi="Arial" w:cs="Arial"/>
        </w:rPr>
        <w:t>на</w:t>
      </w:r>
      <w:proofErr w:type="spellEnd"/>
      <w:r w:rsidRPr="00A617A9">
        <w:rPr>
          <w:rFonts w:ascii="Arial" w:hAnsi="Arial" w:cs="Arial"/>
        </w:rPr>
        <w:t xml:space="preserve"> </w:t>
      </w:r>
      <w:proofErr w:type="spellStart"/>
      <w:r w:rsidRPr="00A617A9">
        <w:rPr>
          <w:rFonts w:ascii="Arial" w:hAnsi="Arial" w:cs="Arial"/>
        </w:rPr>
        <w:t>записи</w:t>
      </w:r>
      <w:proofErr w:type="spellEnd"/>
      <w:r w:rsidRPr="00A617A9">
        <w:rPr>
          <w:rFonts w:ascii="Arial" w:hAnsi="Arial" w:cs="Arial"/>
        </w:rPr>
        <w:t xml:space="preserve">, </w:t>
      </w:r>
      <w:proofErr w:type="spellStart"/>
      <w:r w:rsidRPr="00A617A9">
        <w:rPr>
          <w:rFonts w:ascii="Arial" w:hAnsi="Arial" w:cs="Arial"/>
        </w:rPr>
        <w:t>логове</w:t>
      </w:r>
      <w:proofErr w:type="spellEnd"/>
      <w:r w:rsidRPr="00A617A9">
        <w:rPr>
          <w:rFonts w:ascii="Arial" w:hAnsi="Arial" w:cs="Arial"/>
        </w:rPr>
        <w:t xml:space="preserve"> и </w:t>
      </w:r>
      <w:proofErr w:type="spellStart"/>
      <w:r w:rsidRPr="00A617A9">
        <w:rPr>
          <w:rFonts w:ascii="Arial" w:hAnsi="Arial" w:cs="Arial"/>
        </w:rPr>
        <w:t>др</w:t>
      </w:r>
      <w:proofErr w:type="spellEnd"/>
      <w:r w:rsidRPr="00A617A9">
        <w:rPr>
          <w:rFonts w:ascii="Arial" w:hAnsi="Arial" w:cs="Arial"/>
        </w:rPr>
        <w:t xml:space="preserve">. с </w:t>
      </w:r>
      <w:proofErr w:type="spellStart"/>
      <w:r w:rsidRPr="00A617A9">
        <w:rPr>
          <w:rFonts w:ascii="Arial" w:hAnsi="Arial" w:cs="Arial"/>
        </w:rPr>
        <w:t>цел</w:t>
      </w:r>
      <w:proofErr w:type="spellEnd"/>
      <w:r w:rsidRPr="00A617A9">
        <w:rPr>
          <w:rFonts w:ascii="Arial" w:hAnsi="Arial" w:cs="Arial"/>
        </w:rPr>
        <w:t xml:space="preserve"> </w:t>
      </w:r>
      <w:proofErr w:type="spellStart"/>
      <w:r w:rsidRPr="00A617A9">
        <w:rPr>
          <w:rFonts w:ascii="Arial" w:hAnsi="Arial" w:cs="Arial"/>
        </w:rPr>
        <w:t>получаване</w:t>
      </w:r>
      <w:proofErr w:type="spellEnd"/>
      <w:r w:rsidRPr="00A617A9">
        <w:rPr>
          <w:rFonts w:ascii="Arial" w:hAnsi="Arial" w:cs="Arial"/>
        </w:rPr>
        <w:t xml:space="preserve"> </w:t>
      </w:r>
      <w:proofErr w:type="spellStart"/>
      <w:r w:rsidRPr="00A617A9">
        <w:rPr>
          <w:rFonts w:ascii="Arial" w:hAnsi="Arial" w:cs="Arial"/>
        </w:rPr>
        <w:t>на</w:t>
      </w:r>
      <w:proofErr w:type="spellEnd"/>
      <w:r w:rsidRPr="00A617A9">
        <w:rPr>
          <w:rFonts w:ascii="Arial" w:hAnsi="Arial" w:cs="Arial"/>
        </w:rPr>
        <w:t xml:space="preserve"> </w:t>
      </w:r>
      <w:proofErr w:type="spellStart"/>
      <w:r w:rsidRPr="00A617A9">
        <w:rPr>
          <w:rFonts w:ascii="Arial" w:hAnsi="Arial" w:cs="Arial"/>
        </w:rPr>
        <w:t>измерими</w:t>
      </w:r>
      <w:proofErr w:type="spellEnd"/>
      <w:r w:rsidRPr="00A617A9">
        <w:rPr>
          <w:rFonts w:ascii="Arial" w:hAnsi="Arial" w:cs="Arial"/>
        </w:rPr>
        <w:t xml:space="preserve"> </w:t>
      </w:r>
      <w:proofErr w:type="spellStart"/>
      <w:r w:rsidRPr="00A617A9">
        <w:rPr>
          <w:rFonts w:ascii="Arial" w:hAnsi="Arial" w:cs="Arial"/>
        </w:rPr>
        <w:t>мерки</w:t>
      </w:r>
      <w:proofErr w:type="spellEnd"/>
      <w:r w:rsidRPr="00A617A9">
        <w:rPr>
          <w:rFonts w:ascii="Arial" w:hAnsi="Arial" w:cs="Arial"/>
        </w:rPr>
        <w:t xml:space="preserve">, </w:t>
      </w:r>
      <w:proofErr w:type="spellStart"/>
      <w:r w:rsidRPr="00A617A9">
        <w:rPr>
          <w:rFonts w:ascii="Arial" w:hAnsi="Arial" w:cs="Arial"/>
        </w:rPr>
        <w:t>когато</w:t>
      </w:r>
      <w:proofErr w:type="spellEnd"/>
      <w:r w:rsidRPr="00A617A9">
        <w:rPr>
          <w:rFonts w:ascii="Arial" w:hAnsi="Arial" w:cs="Arial"/>
        </w:rPr>
        <w:t xml:space="preserve"> е </w:t>
      </w:r>
      <w:proofErr w:type="spellStart"/>
      <w:r w:rsidRPr="00A617A9">
        <w:rPr>
          <w:rFonts w:ascii="Arial" w:hAnsi="Arial" w:cs="Arial"/>
        </w:rPr>
        <w:t>възможно</w:t>
      </w:r>
      <w:proofErr w:type="spellEnd"/>
      <w:r w:rsidRPr="00056E51">
        <w:rPr>
          <w:rFonts w:ascii="Arial" w:hAnsi="Arial" w:cs="Arial"/>
        </w:rPr>
        <w:t>;</w:t>
      </w:r>
    </w:p>
    <w:p w14:paraId="062B9985" w14:textId="77777777" w:rsidR="004C75B4" w:rsidRPr="004C75B4" w:rsidRDefault="004C75B4" w:rsidP="00056E51">
      <w:pPr>
        <w:widowControl w:val="0"/>
        <w:numPr>
          <w:ilvl w:val="0"/>
          <w:numId w:val="29"/>
        </w:numPr>
        <w:spacing w:after="0" w:line="240" w:lineRule="auto"/>
        <w:ind w:left="1418" w:firstLine="425"/>
        <w:jc w:val="both"/>
        <w:rPr>
          <w:rFonts w:ascii="Arial" w:hAnsi="Arial" w:cs="Arial"/>
        </w:rPr>
      </w:pPr>
      <w:proofErr w:type="spellStart"/>
      <w:r w:rsidRPr="004C75B4">
        <w:rPr>
          <w:rFonts w:ascii="Arial" w:hAnsi="Arial" w:cs="Arial"/>
        </w:rPr>
        <w:t>документиране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резултатите</w:t>
      </w:r>
      <w:proofErr w:type="spellEnd"/>
      <w:r w:rsidRPr="004C75B4">
        <w:rPr>
          <w:rFonts w:ascii="Arial" w:hAnsi="Arial" w:cs="Arial"/>
        </w:rPr>
        <w:t xml:space="preserve"> от </w:t>
      </w:r>
      <w:proofErr w:type="spellStart"/>
      <w:r w:rsidRPr="004C75B4">
        <w:rPr>
          <w:rFonts w:ascii="Arial" w:hAnsi="Arial" w:cs="Arial"/>
        </w:rPr>
        <w:t>проверката</w:t>
      </w:r>
      <w:proofErr w:type="spellEnd"/>
      <w:r w:rsidRPr="00056E51">
        <w:rPr>
          <w:rFonts w:ascii="Arial" w:hAnsi="Arial" w:cs="Arial"/>
        </w:rPr>
        <w:t xml:space="preserve">, </w:t>
      </w:r>
      <w:proofErr w:type="spellStart"/>
      <w:r w:rsidRPr="00056E51">
        <w:rPr>
          <w:rFonts w:ascii="Arial" w:hAnsi="Arial" w:cs="Arial"/>
        </w:rPr>
        <w:t>където</w:t>
      </w:r>
      <w:proofErr w:type="spellEnd"/>
      <w:r w:rsidRPr="00056E51">
        <w:rPr>
          <w:rFonts w:ascii="Arial" w:hAnsi="Arial" w:cs="Arial"/>
        </w:rPr>
        <w:t xml:space="preserve"> това е </w:t>
      </w:r>
      <w:proofErr w:type="spellStart"/>
      <w:r w:rsidRPr="00056E51">
        <w:rPr>
          <w:rFonts w:ascii="Arial" w:hAnsi="Arial" w:cs="Arial"/>
        </w:rPr>
        <w:t>необходимо</w:t>
      </w:r>
      <w:proofErr w:type="spellEnd"/>
      <w:r w:rsidRPr="00056E51">
        <w:rPr>
          <w:rFonts w:ascii="Arial" w:hAnsi="Arial" w:cs="Arial"/>
        </w:rPr>
        <w:t>;</w:t>
      </w:r>
    </w:p>
    <w:p w14:paraId="51AD3C09" w14:textId="33CE1FCD" w:rsidR="004C75B4" w:rsidRPr="004C75B4" w:rsidRDefault="004C75B4" w:rsidP="00056E51">
      <w:pPr>
        <w:widowControl w:val="0"/>
        <w:numPr>
          <w:ilvl w:val="0"/>
          <w:numId w:val="29"/>
        </w:numPr>
        <w:spacing w:after="0" w:line="240" w:lineRule="auto"/>
        <w:ind w:left="1418" w:firstLine="425"/>
        <w:jc w:val="both"/>
        <w:rPr>
          <w:rFonts w:ascii="Arial" w:hAnsi="Arial" w:cs="Arial"/>
        </w:rPr>
      </w:pPr>
      <w:proofErr w:type="spellStart"/>
      <w:proofErr w:type="gramStart"/>
      <w:r w:rsidRPr="004C75B4">
        <w:rPr>
          <w:rFonts w:ascii="Arial" w:hAnsi="Arial" w:cs="Arial"/>
        </w:rPr>
        <w:t>анализ</w:t>
      </w:r>
      <w:proofErr w:type="spellEnd"/>
      <w:proofErr w:type="gram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на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резултатите</w:t>
      </w:r>
      <w:proofErr w:type="spellEnd"/>
      <w:r w:rsidRPr="004C75B4">
        <w:rPr>
          <w:rFonts w:ascii="Arial" w:hAnsi="Arial" w:cs="Arial"/>
        </w:rPr>
        <w:t xml:space="preserve"> от </w:t>
      </w:r>
      <w:proofErr w:type="spellStart"/>
      <w:r w:rsidRPr="004C75B4">
        <w:rPr>
          <w:rFonts w:ascii="Arial" w:hAnsi="Arial" w:cs="Arial"/>
        </w:rPr>
        <w:t>проверката</w:t>
      </w:r>
      <w:proofErr w:type="spellEnd"/>
      <w:r w:rsidRPr="004C75B4">
        <w:rPr>
          <w:rFonts w:ascii="Arial" w:hAnsi="Arial" w:cs="Arial"/>
        </w:rPr>
        <w:t xml:space="preserve"> и </w:t>
      </w:r>
      <w:proofErr w:type="spellStart"/>
      <w:r w:rsidRPr="004C75B4">
        <w:rPr>
          <w:rFonts w:ascii="Arial" w:hAnsi="Arial" w:cs="Arial"/>
        </w:rPr>
        <w:t>на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предложените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коригиращи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действия</w:t>
      </w:r>
      <w:proofErr w:type="spellEnd"/>
      <w:r w:rsidRPr="004C75B4">
        <w:rPr>
          <w:rFonts w:ascii="Arial" w:hAnsi="Arial" w:cs="Arial"/>
        </w:rPr>
        <w:t xml:space="preserve"> </w:t>
      </w:r>
      <w:r w:rsidR="00672B08" w:rsidRPr="00056E51">
        <w:rPr>
          <w:rFonts w:ascii="Arial" w:hAnsi="Arial" w:cs="Arial"/>
        </w:rPr>
        <w:t xml:space="preserve">и </w:t>
      </w:r>
      <w:proofErr w:type="spellStart"/>
      <w:r w:rsidR="00672B08" w:rsidRPr="00056E51">
        <w:rPr>
          <w:rFonts w:ascii="Arial" w:hAnsi="Arial" w:cs="Arial"/>
        </w:rPr>
        <w:t>подобрения</w:t>
      </w:r>
      <w:proofErr w:type="spellEnd"/>
      <w:r w:rsidR="00672B08" w:rsidRPr="00056E51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на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заседание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на</w:t>
      </w:r>
      <w:proofErr w:type="spellEnd"/>
      <w:r w:rsidRPr="004C75B4">
        <w:rPr>
          <w:rFonts w:ascii="Arial" w:hAnsi="Arial" w:cs="Arial"/>
        </w:rPr>
        <w:t xml:space="preserve"> СУ. </w:t>
      </w:r>
      <w:proofErr w:type="spellStart"/>
      <w:r w:rsidRPr="004C75B4">
        <w:rPr>
          <w:rFonts w:ascii="Arial" w:hAnsi="Arial" w:cs="Arial"/>
        </w:rPr>
        <w:t>Оценка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на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избраните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алтернативни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контроли</w:t>
      </w:r>
      <w:proofErr w:type="spellEnd"/>
      <w:r w:rsidRPr="004C75B4">
        <w:rPr>
          <w:rFonts w:ascii="Arial" w:hAnsi="Arial" w:cs="Arial"/>
        </w:rPr>
        <w:t xml:space="preserve"> за </w:t>
      </w:r>
      <w:proofErr w:type="spellStart"/>
      <w:r w:rsidRPr="004C75B4">
        <w:rPr>
          <w:rFonts w:ascii="Arial" w:hAnsi="Arial" w:cs="Arial"/>
        </w:rPr>
        <w:t>целесъобразност</w:t>
      </w:r>
      <w:proofErr w:type="spellEnd"/>
      <w:r w:rsidRPr="004C75B4">
        <w:rPr>
          <w:rFonts w:ascii="Arial" w:hAnsi="Arial" w:cs="Arial"/>
        </w:rPr>
        <w:t xml:space="preserve"> и </w:t>
      </w:r>
      <w:proofErr w:type="spellStart"/>
      <w:r w:rsidRPr="004C75B4">
        <w:rPr>
          <w:rFonts w:ascii="Arial" w:hAnsi="Arial" w:cs="Arial"/>
        </w:rPr>
        <w:t>съвместимост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със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съществуващите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контроли</w:t>
      </w:r>
      <w:proofErr w:type="spellEnd"/>
      <w:r w:rsidRPr="004C75B4">
        <w:rPr>
          <w:rFonts w:ascii="Arial" w:hAnsi="Arial" w:cs="Arial"/>
        </w:rPr>
        <w:t>;</w:t>
      </w:r>
    </w:p>
    <w:p w14:paraId="7DE5125D" w14:textId="05DCA209" w:rsidR="004C75B4" w:rsidRPr="004C75B4" w:rsidRDefault="004C75B4" w:rsidP="00056E51">
      <w:pPr>
        <w:widowControl w:val="0"/>
        <w:numPr>
          <w:ilvl w:val="0"/>
          <w:numId w:val="29"/>
        </w:numPr>
        <w:spacing w:after="0" w:line="240" w:lineRule="auto"/>
        <w:ind w:left="1418" w:firstLine="425"/>
        <w:jc w:val="both"/>
        <w:rPr>
          <w:rFonts w:ascii="Arial" w:hAnsi="Arial" w:cs="Arial"/>
        </w:rPr>
      </w:pPr>
      <w:proofErr w:type="spellStart"/>
      <w:proofErr w:type="gramStart"/>
      <w:r w:rsidRPr="004C75B4">
        <w:rPr>
          <w:rFonts w:ascii="Arial" w:hAnsi="Arial" w:cs="Arial"/>
        </w:rPr>
        <w:t>при</w:t>
      </w:r>
      <w:proofErr w:type="spellEnd"/>
      <w:proofErr w:type="gram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необходимост</w:t>
      </w:r>
      <w:proofErr w:type="spellEnd"/>
      <w:r w:rsidRPr="004C75B4">
        <w:rPr>
          <w:rFonts w:ascii="Arial" w:hAnsi="Arial" w:cs="Arial"/>
        </w:rPr>
        <w:t xml:space="preserve"> - </w:t>
      </w:r>
      <w:proofErr w:type="spellStart"/>
      <w:r w:rsidRPr="004C75B4">
        <w:rPr>
          <w:rFonts w:ascii="Arial" w:hAnsi="Arial" w:cs="Arial"/>
        </w:rPr>
        <w:t>актуализация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на</w:t>
      </w:r>
      <w:proofErr w:type="spellEnd"/>
      <w:r w:rsidR="00672B08" w:rsidRPr="00056E51">
        <w:rPr>
          <w:rFonts w:ascii="Arial" w:hAnsi="Arial" w:cs="Arial"/>
        </w:rPr>
        <w:t xml:space="preserve"> </w:t>
      </w:r>
      <w:proofErr w:type="spellStart"/>
      <w:r w:rsidR="00672B08" w:rsidRPr="00056E51">
        <w:rPr>
          <w:rFonts w:ascii="Arial" w:hAnsi="Arial" w:cs="Arial"/>
        </w:rPr>
        <w:t>плана</w:t>
      </w:r>
      <w:proofErr w:type="spellEnd"/>
      <w:r w:rsidRPr="004C75B4">
        <w:rPr>
          <w:rFonts w:ascii="Arial" w:hAnsi="Arial" w:cs="Arial"/>
        </w:rPr>
        <w:t xml:space="preserve"> за </w:t>
      </w:r>
      <w:proofErr w:type="spellStart"/>
      <w:r w:rsidR="00672B08" w:rsidRPr="00056E51">
        <w:rPr>
          <w:rFonts w:ascii="Arial" w:hAnsi="Arial" w:cs="Arial"/>
        </w:rPr>
        <w:t>въздействие</w:t>
      </w:r>
      <w:proofErr w:type="spellEnd"/>
      <w:r w:rsidR="00672B08"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на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риска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въз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основа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на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анализ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на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риска</w:t>
      </w:r>
      <w:proofErr w:type="spellEnd"/>
      <w:r w:rsidRPr="004C75B4">
        <w:rPr>
          <w:rFonts w:ascii="Arial" w:hAnsi="Arial" w:cs="Arial"/>
        </w:rPr>
        <w:t xml:space="preserve">. </w:t>
      </w:r>
      <w:proofErr w:type="spellStart"/>
      <w:r w:rsidRPr="004C75B4">
        <w:rPr>
          <w:rFonts w:ascii="Arial" w:hAnsi="Arial" w:cs="Arial"/>
        </w:rPr>
        <w:t>Разглеждане</w:t>
      </w:r>
      <w:proofErr w:type="spellEnd"/>
      <w:r w:rsidRPr="004C75B4">
        <w:rPr>
          <w:rFonts w:ascii="Arial" w:hAnsi="Arial" w:cs="Arial"/>
        </w:rPr>
        <w:t xml:space="preserve"> и </w:t>
      </w:r>
      <w:proofErr w:type="spellStart"/>
      <w:r w:rsidRPr="004C75B4">
        <w:rPr>
          <w:rFonts w:ascii="Arial" w:hAnsi="Arial" w:cs="Arial"/>
        </w:rPr>
        <w:t>приемане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на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актуализирания</w:t>
      </w:r>
      <w:proofErr w:type="spellEnd"/>
      <w:r w:rsidRPr="004C75B4">
        <w:rPr>
          <w:rFonts w:ascii="Arial" w:hAnsi="Arial" w:cs="Arial"/>
        </w:rPr>
        <w:t xml:space="preserve"> </w:t>
      </w:r>
      <w:r w:rsidR="00672B08" w:rsidRPr="00056E51">
        <w:rPr>
          <w:rFonts w:ascii="Arial" w:hAnsi="Arial" w:cs="Arial"/>
        </w:rPr>
        <w:t>п</w:t>
      </w:r>
      <w:r w:rsidR="00672B08" w:rsidRPr="004C75B4">
        <w:rPr>
          <w:rFonts w:ascii="Arial" w:hAnsi="Arial" w:cs="Arial"/>
        </w:rPr>
        <w:t xml:space="preserve">лан </w:t>
      </w:r>
      <w:r w:rsidRPr="004C75B4">
        <w:rPr>
          <w:rFonts w:ascii="Arial" w:hAnsi="Arial" w:cs="Arial"/>
        </w:rPr>
        <w:t xml:space="preserve">за </w:t>
      </w:r>
      <w:proofErr w:type="spellStart"/>
      <w:r w:rsidR="00672B08" w:rsidRPr="00056E51">
        <w:rPr>
          <w:rFonts w:ascii="Arial" w:hAnsi="Arial" w:cs="Arial"/>
        </w:rPr>
        <w:t>въздействие</w:t>
      </w:r>
      <w:proofErr w:type="spellEnd"/>
      <w:r w:rsidR="00672B08"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на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риска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на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заседание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на</w:t>
      </w:r>
      <w:proofErr w:type="spellEnd"/>
      <w:r w:rsidRPr="004C75B4">
        <w:rPr>
          <w:rFonts w:ascii="Arial" w:hAnsi="Arial" w:cs="Arial"/>
        </w:rPr>
        <w:t xml:space="preserve"> СУ;</w:t>
      </w:r>
    </w:p>
    <w:p w14:paraId="57FE659B" w14:textId="7C40F906" w:rsidR="004C75B4" w:rsidRDefault="004C75B4" w:rsidP="00056E51">
      <w:pPr>
        <w:widowControl w:val="0"/>
        <w:numPr>
          <w:ilvl w:val="0"/>
          <w:numId w:val="29"/>
        </w:numPr>
        <w:spacing w:after="0" w:line="240" w:lineRule="auto"/>
        <w:ind w:left="1418" w:firstLine="425"/>
        <w:jc w:val="both"/>
        <w:rPr>
          <w:rFonts w:ascii="Arial" w:hAnsi="Arial" w:cs="Arial"/>
        </w:rPr>
      </w:pPr>
      <w:proofErr w:type="spellStart"/>
      <w:proofErr w:type="gramStart"/>
      <w:r w:rsidRPr="004C75B4">
        <w:rPr>
          <w:rFonts w:ascii="Arial" w:hAnsi="Arial" w:cs="Arial"/>
        </w:rPr>
        <w:t>анализ</w:t>
      </w:r>
      <w:proofErr w:type="spellEnd"/>
      <w:proofErr w:type="gram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на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дейността</w:t>
      </w:r>
      <w:proofErr w:type="spellEnd"/>
      <w:r w:rsidRPr="004C75B4">
        <w:rPr>
          <w:rFonts w:ascii="Arial" w:hAnsi="Arial" w:cs="Arial"/>
        </w:rPr>
        <w:t xml:space="preserve"> по </w:t>
      </w:r>
      <w:proofErr w:type="spellStart"/>
      <w:r w:rsidRPr="004C75B4">
        <w:rPr>
          <w:rFonts w:ascii="Arial" w:hAnsi="Arial" w:cs="Arial"/>
        </w:rPr>
        <w:t>мониторинг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на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="00672B08" w:rsidRPr="00056E51">
        <w:rPr>
          <w:rFonts w:ascii="Arial" w:hAnsi="Arial" w:cs="Arial"/>
        </w:rPr>
        <w:t>е</w:t>
      </w:r>
      <w:r w:rsidR="003B3AA3" w:rsidRPr="00056E51">
        <w:rPr>
          <w:rFonts w:ascii="Arial" w:hAnsi="Arial" w:cs="Arial"/>
        </w:rPr>
        <w:t>ф</w:t>
      </w:r>
      <w:r w:rsidR="00672B08" w:rsidRPr="00056E51">
        <w:rPr>
          <w:rFonts w:ascii="Arial" w:hAnsi="Arial" w:cs="Arial"/>
        </w:rPr>
        <w:t>икасността</w:t>
      </w:r>
      <w:proofErr w:type="spellEnd"/>
      <w:r w:rsidR="00672B08"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на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контролите</w:t>
      </w:r>
      <w:proofErr w:type="spellEnd"/>
      <w:r w:rsidRPr="004C75B4">
        <w:rPr>
          <w:rFonts w:ascii="Arial" w:hAnsi="Arial" w:cs="Arial"/>
        </w:rPr>
        <w:t xml:space="preserve"> и </w:t>
      </w:r>
      <w:proofErr w:type="spellStart"/>
      <w:r w:rsidRPr="004C75B4">
        <w:rPr>
          <w:rFonts w:ascii="Arial" w:hAnsi="Arial" w:cs="Arial"/>
        </w:rPr>
        <w:t>ресурсното</w:t>
      </w:r>
      <w:proofErr w:type="spellEnd"/>
      <w:r w:rsidRPr="004C75B4">
        <w:rPr>
          <w:rFonts w:ascii="Arial" w:hAnsi="Arial" w:cs="Arial"/>
        </w:rPr>
        <w:t xml:space="preserve">  й </w:t>
      </w:r>
      <w:proofErr w:type="spellStart"/>
      <w:r w:rsidRPr="004C75B4">
        <w:rPr>
          <w:rFonts w:ascii="Arial" w:hAnsi="Arial" w:cs="Arial"/>
        </w:rPr>
        <w:t>осигуряване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на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Прегледите</w:t>
      </w:r>
      <w:proofErr w:type="spellEnd"/>
      <w:r w:rsidRPr="004C75B4">
        <w:rPr>
          <w:rFonts w:ascii="Arial" w:hAnsi="Arial" w:cs="Arial"/>
        </w:rPr>
        <w:t xml:space="preserve"> от </w:t>
      </w:r>
      <w:proofErr w:type="spellStart"/>
      <w:r w:rsidRPr="004C75B4">
        <w:rPr>
          <w:rFonts w:ascii="Arial" w:hAnsi="Arial" w:cs="Arial"/>
        </w:rPr>
        <w:t>ръководството</w:t>
      </w:r>
      <w:proofErr w:type="spellEnd"/>
      <w:r w:rsidRPr="004C75B4">
        <w:rPr>
          <w:rFonts w:ascii="Arial" w:hAnsi="Arial" w:cs="Arial"/>
        </w:rPr>
        <w:t>.</w:t>
      </w:r>
    </w:p>
    <w:p w14:paraId="3F64FD96" w14:textId="77777777" w:rsidR="00672B08" w:rsidRPr="004C75B4" w:rsidRDefault="00672B08" w:rsidP="00056E51">
      <w:pPr>
        <w:widowControl w:val="0"/>
        <w:spacing w:after="0" w:line="240" w:lineRule="auto"/>
        <w:ind w:left="1418"/>
        <w:jc w:val="both"/>
        <w:rPr>
          <w:rFonts w:ascii="Arial" w:hAnsi="Arial" w:cs="Arial"/>
        </w:rPr>
      </w:pPr>
    </w:p>
    <w:p w14:paraId="16A77B22" w14:textId="3A69902D" w:rsidR="004C75B4" w:rsidRPr="004C75B4" w:rsidRDefault="004C75B4" w:rsidP="004C75B4">
      <w:pPr>
        <w:pStyle w:val="ListParagraph"/>
        <w:spacing w:after="0" w:line="240" w:lineRule="auto"/>
        <w:ind w:hanging="83"/>
        <w:rPr>
          <w:b/>
          <w:smallCaps/>
        </w:rPr>
      </w:pPr>
      <w:r w:rsidRPr="004C75B4">
        <w:rPr>
          <w:b/>
          <w:smallCaps/>
        </w:rPr>
        <w:t>Документиране на действията по мониторинга</w:t>
      </w:r>
    </w:p>
    <w:p w14:paraId="322B7848" w14:textId="639E5F80" w:rsidR="004C75B4" w:rsidRPr="004C75B4" w:rsidRDefault="004C75B4" w:rsidP="004C75B4">
      <w:pPr>
        <w:tabs>
          <w:tab w:val="left" w:pos="720"/>
        </w:tabs>
        <w:spacing w:after="0" w:line="240" w:lineRule="auto"/>
        <w:ind w:left="1418"/>
        <w:jc w:val="both"/>
        <w:rPr>
          <w:rFonts w:ascii="Arial" w:hAnsi="Arial" w:cs="Arial"/>
        </w:rPr>
      </w:pPr>
      <w:proofErr w:type="spellStart"/>
      <w:r w:rsidRPr="004C75B4">
        <w:rPr>
          <w:rFonts w:ascii="Arial" w:hAnsi="Arial" w:cs="Arial"/>
        </w:rPr>
        <w:t>Документацията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на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действията</w:t>
      </w:r>
      <w:proofErr w:type="spellEnd"/>
      <w:r w:rsidRPr="004C75B4">
        <w:rPr>
          <w:rFonts w:ascii="Arial" w:hAnsi="Arial" w:cs="Arial"/>
        </w:rPr>
        <w:t xml:space="preserve"> по </w:t>
      </w:r>
      <w:proofErr w:type="spellStart"/>
      <w:r w:rsidRPr="004C75B4">
        <w:rPr>
          <w:rFonts w:ascii="Arial" w:hAnsi="Arial" w:cs="Arial"/>
        </w:rPr>
        <w:t>мониторинга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се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съхранява</w:t>
      </w:r>
      <w:proofErr w:type="spellEnd"/>
      <w:r w:rsidRPr="004C75B4">
        <w:rPr>
          <w:rFonts w:ascii="Arial" w:hAnsi="Arial" w:cs="Arial"/>
        </w:rPr>
        <w:t xml:space="preserve"> в </w:t>
      </w:r>
      <w:r w:rsidR="00672B08">
        <w:rPr>
          <w:rFonts w:ascii="Arial" w:hAnsi="Arial" w:cs="Arial"/>
          <w:lang w:val="bg-BG"/>
        </w:rPr>
        <w:t>документацията</w:t>
      </w:r>
      <w:r w:rsidR="00672B08"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на</w:t>
      </w:r>
      <w:proofErr w:type="spellEnd"/>
      <w:r w:rsidRPr="004C75B4">
        <w:rPr>
          <w:rFonts w:ascii="Arial" w:hAnsi="Arial" w:cs="Arial"/>
        </w:rPr>
        <w:t xml:space="preserve"> СУ и </w:t>
      </w:r>
      <w:proofErr w:type="spellStart"/>
      <w:r w:rsidRPr="004C75B4">
        <w:rPr>
          <w:rFonts w:ascii="Arial" w:hAnsi="Arial" w:cs="Arial"/>
        </w:rPr>
        <w:t>включва</w:t>
      </w:r>
      <w:proofErr w:type="spellEnd"/>
      <w:r w:rsidRPr="004C75B4">
        <w:rPr>
          <w:rFonts w:ascii="Arial" w:hAnsi="Arial" w:cs="Arial"/>
        </w:rPr>
        <w:t>:</w:t>
      </w:r>
    </w:p>
    <w:p w14:paraId="48B22D16" w14:textId="4DC2A94F" w:rsidR="004C75B4" w:rsidRPr="004C75B4" w:rsidRDefault="004C75B4" w:rsidP="00056E51">
      <w:pPr>
        <w:widowControl w:val="0"/>
        <w:numPr>
          <w:ilvl w:val="0"/>
          <w:numId w:val="29"/>
        </w:numPr>
        <w:spacing w:after="0" w:line="240" w:lineRule="auto"/>
        <w:ind w:left="1418" w:firstLine="425"/>
        <w:jc w:val="both"/>
        <w:rPr>
          <w:rFonts w:ascii="Arial" w:hAnsi="Arial" w:cs="Arial"/>
        </w:rPr>
      </w:pPr>
      <w:r w:rsidRPr="004C75B4">
        <w:rPr>
          <w:rFonts w:ascii="Arial" w:hAnsi="Arial" w:cs="Arial"/>
        </w:rPr>
        <w:t xml:space="preserve">RDI 24-01 – </w:t>
      </w:r>
      <w:proofErr w:type="spellStart"/>
      <w:r w:rsidRPr="004C75B4">
        <w:rPr>
          <w:rFonts w:ascii="Arial" w:hAnsi="Arial" w:cs="Arial"/>
        </w:rPr>
        <w:t>Програма</w:t>
      </w:r>
      <w:proofErr w:type="spellEnd"/>
      <w:r w:rsidRPr="004C75B4">
        <w:rPr>
          <w:rFonts w:ascii="Arial" w:hAnsi="Arial" w:cs="Arial"/>
        </w:rPr>
        <w:t xml:space="preserve"> за </w:t>
      </w:r>
      <w:proofErr w:type="spellStart"/>
      <w:r w:rsidRPr="004C75B4">
        <w:rPr>
          <w:rFonts w:ascii="Arial" w:hAnsi="Arial" w:cs="Arial"/>
        </w:rPr>
        <w:t>мониторинг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на</w:t>
      </w:r>
      <w:proofErr w:type="spellEnd"/>
      <w:r w:rsidRPr="004C75B4">
        <w:rPr>
          <w:rFonts w:ascii="Arial" w:hAnsi="Arial" w:cs="Arial"/>
        </w:rPr>
        <w:t xml:space="preserve"> ISMS;</w:t>
      </w:r>
    </w:p>
    <w:p w14:paraId="7678710B" w14:textId="77777777" w:rsidR="004C75B4" w:rsidRPr="004C75B4" w:rsidRDefault="004C75B4" w:rsidP="00056E51">
      <w:pPr>
        <w:widowControl w:val="0"/>
        <w:numPr>
          <w:ilvl w:val="0"/>
          <w:numId w:val="29"/>
        </w:numPr>
        <w:spacing w:after="0" w:line="240" w:lineRule="auto"/>
        <w:ind w:left="1418" w:firstLine="425"/>
        <w:jc w:val="both"/>
        <w:rPr>
          <w:rFonts w:ascii="Arial" w:hAnsi="Arial" w:cs="Arial"/>
        </w:rPr>
      </w:pPr>
      <w:r w:rsidRPr="004C75B4">
        <w:rPr>
          <w:rFonts w:ascii="Arial" w:hAnsi="Arial" w:cs="Arial"/>
        </w:rPr>
        <w:t xml:space="preserve">RDI 24-02 – Контрол </w:t>
      </w:r>
      <w:proofErr w:type="spellStart"/>
      <w:r w:rsidRPr="004C75B4">
        <w:rPr>
          <w:rFonts w:ascii="Arial" w:hAnsi="Arial" w:cs="Arial"/>
        </w:rPr>
        <w:t>на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мониторинга</w:t>
      </w:r>
      <w:proofErr w:type="spellEnd"/>
      <w:r w:rsidRPr="004C75B4">
        <w:rPr>
          <w:rFonts w:ascii="Arial" w:hAnsi="Arial" w:cs="Arial"/>
        </w:rPr>
        <w:t xml:space="preserve"> и </w:t>
      </w:r>
      <w:proofErr w:type="spellStart"/>
      <w:r w:rsidRPr="004C75B4">
        <w:rPr>
          <w:rFonts w:ascii="Arial" w:hAnsi="Arial" w:cs="Arial"/>
        </w:rPr>
        <w:t>дейностите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на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системните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администратори</w:t>
      </w:r>
      <w:proofErr w:type="spellEnd"/>
      <w:r w:rsidRPr="004C75B4">
        <w:rPr>
          <w:rFonts w:ascii="Arial" w:hAnsi="Arial" w:cs="Arial"/>
        </w:rPr>
        <w:t>;</w:t>
      </w:r>
    </w:p>
    <w:p w14:paraId="05959ADA" w14:textId="77777777" w:rsidR="004C75B4" w:rsidRPr="004C75B4" w:rsidRDefault="004C75B4" w:rsidP="00056E51">
      <w:pPr>
        <w:widowControl w:val="0"/>
        <w:numPr>
          <w:ilvl w:val="0"/>
          <w:numId w:val="29"/>
        </w:numPr>
        <w:spacing w:after="0" w:line="240" w:lineRule="auto"/>
        <w:ind w:left="1418" w:firstLine="425"/>
        <w:jc w:val="both"/>
        <w:rPr>
          <w:rFonts w:ascii="Arial" w:hAnsi="Arial" w:cs="Arial"/>
        </w:rPr>
      </w:pPr>
      <w:proofErr w:type="spellStart"/>
      <w:r w:rsidRPr="004C75B4">
        <w:rPr>
          <w:rFonts w:ascii="Arial" w:hAnsi="Arial" w:cs="Arial"/>
        </w:rPr>
        <w:t>Отчети</w:t>
      </w:r>
      <w:proofErr w:type="spellEnd"/>
      <w:r w:rsidRPr="004C75B4">
        <w:rPr>
          <w:rFonts w:ascii="Arial" w:hAnsi="Arial" w:cs="Arial"/>
        </w:rPr>
        <w:t xml:space="preserve"> за </w:t>
      </w:r>
      <w:proofErr w:type="spellStart"/>
      <w:r w:rsidRPr="004C75B4">
        <w:rPr>
          <w:rFonts w:ascii="Arial" w:hAnsi="Arial" w:cs="Arial"/>
        </w:rPr>
        <w:t>ефекта</w:t>
      </w:r>
      <w:proofErr w:type="spellEnd"/>
      <w:r w:rsidRPr="004C75B4">
        <w:rPr>
          <w:rFonts w:ascii="Arial" w:hAnsi="Arial" w:cs="Arial"/>
        </w:rPr>
        <w:t xml:space="preserve"> от </w:t>
      </w:r>
      <w:proofErr w:type="spellStart"/>
      <w:r w:rsidRPr="004C75B4">
        <w:rPr>
          <w:rFonts w:ascii="Arial" w:hAnsi="Arial" w:cs="Arial"/>
        </w:rPr>
        <w:t>приложени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коригиращи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действия</w:t>
      </w:r>
      <w:proofErr w:type="spellEnd"/>
      <w:r w:rsidRPr="004C75B4">
        <w:rPr>
          <w:rFonts w:ascii="Arial" w:hAnsi="Arial" w:cs="Arial"/>
        </w:rPr>
        <w:t xml:space="preserve"> /</w:t>
      </w:r>
      <w:proofErr w:type="spellStart"/>
      <w:r w:rsidRPr="004C75B4">
        <w:rPr>
          <w:rFonts w:ascii="Arial" w:hAnsi="Arial" w:cs="Arial"/>
        </w:rPr>
        <w:t>свободна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форма</w:t>
      </w:r>
      <w:proofErr w:type="spellEnd"/>
      <w:r w:rsidRPr="004C75B4">
        <w:rPr>
          <w:rFonts w:ascii="Arial" w:hAnsi="Arial" w:cs="Arial"/>
        </w:rPr>
        <w:t>/;</w:t>
      </w:r>
    </w:p>
    <w:p w14:paraId="57624761" w14:textId="4F550236" w:rsidR="004C75B4" w:rsidRPr="004C75B4" w:rsidRDefault="004C75B4" w:rsidP="00056E51">
      <w:pPr>
        <w:widowControl w:val="0"/>
        <w:numPr>
          <w:ilvl w:val="0"/>
          <w:numId w:val="29"/>
        </w:numPr>
        <w:spacing w:after="0" w:line="240" w:lineRule="auto"/>
        <w:ind w:left="1418" w:firstLine="425"/>
        <w:jc w:val="both"/>
        <w:rPr>
          <w:rFonts w:ascii="Arial" w:hAnsi="Arial" w:cs="Arial"/>
        </w:rPr>
      </w:pPr>
      <w:proofErr w:type="spellStart"/>
      <w:r w:rsidRPr="004C75B4">
        <w:rPr>
          <w:rFonts w:ascii="Arial" w:hAnsi="Arial" w:cs="Arial"/>
        </w:rPr>
        <w:t>Доклади</w:t>
      </w:r>
      <w:proofErr w:type="spellEnd"/>
      <w:r w:rsidRPr="004C75B4">
        <w:rPr>
          <w:rFonts w:ascii="Arial" w:hAnsi="Arial" w:cs="Arial"/>
        </w:rPr>
        <w:t xml:space="preserve"> от </w:t>
      </w:r>
      <w:proofErr w:type="spellStart"/>
      <w:r w:rsidRPr="004C75B4">
        <w:rPr>
          <w:rFonts w:ascii="Arial" w:hAnsi="Arial" w:cs="Arial"/>
        </w:rPr>
        <w:t>проведени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Вътрешни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одити</w:t>
      </w:r>
      <w:proofErr w:type="spellEnd"/>
      <w:r w:rsidRPr="004C75B4">
        <w:rPr>
          <w:rFonts w:ascii="Arial" w:hAnsi="Arial" w:cs="Arial"/>
        </w:rPr>
        <w:t xml:space="preserve"> и </w:t>
      </w:r>
      <w:proofErr w:type="spellStart"/>
      <w:r w:rsidRPr="004C75B4">
        <w:rPr>
          <w:rFonts w:ascii="Arial" w:hAnsi="Arial" w:cs="Arial"/>
        </w:rPr>
        <w:t>Прегледи</w:t>
      </w:r>
      <w:proofErr w:type="spellEnd"/>
      <w:r w:rsidRPr="004C75B4">
        <w:rPr>
          <w:rFonts w:ascii="Arial" w:hAnsi="Arial" w:cs="Arial"/>
        </w:rPr>
        <w:t xml:space="preserve"> от </w:t>
      </w:r>
      <w:proofErr w:type="spellStart"/>
      <w:r w:rsidRPr="004C75B4">
        <w:rPr>
          <w:rFonts w:ascii="Arial" w:hAnsi="Arial" w:cs="Arial"/>
        </w:rPr>
        <w:t>ръководството</w:t>
      </w:r>
      <w:proofErr w:type="spellEnd"/>
      <w:r w:rsidR="00672B08" w:rsidRPr="00056E51">
        <w:rPr>
          <w:rFonts w:ascii="Arial" w:hAnsi="Arial" w:cs="Arial"/>
        </w:rPr>
        <w:t>,</w:t>
      </w:r>
      <w:r w:rsidRPr="004C75B4">
        <w:rPr>
          <w:rFonts w:ascii="Arial" w:hAnsi="Arial" w:cs="Arial"/>
        </w:rPr>
        <w:t xml:space="preserve"> в </w:t>
      </w:r>
      <w:proofErr w:type="spellStart"/>
      <w:r w:rsidRPr="004C75B4">
        <w:rPr>
          <w:rFonts w:ascii="Arial" w:hAnsi="Arial" w:cs="Arial"/>
        </w:rPr>
        <w:t>частта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оценка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на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дейността</w:t>
      </w:r>
      <w:proofErr w:type="spellEnd"/>
      <w:r w:rsidRPr="004C75B4">
        <w:rPr>
          <w:rFonts w:ascii="Arial" w:hAnsi="Arial" w:cs="Arial"/>
        </w:rPr>
        <w:t xml:space="preserve"> по </w:t>
      </w:r>
      <w:proofErr w:type="spellStart"/>
      <w:r w:rsidRPr="004C75B4">
        <w:rPr>
          <w:rFonts w:ascii="Arial" w:hAnsi="Arial" w:cs="Arial"/>
        </w:rPr>
        <w:t>мониторинга</w:t>
      </w:r>
      <w:proofErr w:type="spellEnd"/>
      <w:r w:rsidRPr="004C75B4">
        <w:rPr>
          <w:rFonts w:ascii="Arial" w:hAnsi="Arial" w:cs="Arial"/>
        </w:rPr>
        <w:t>.</w:t>
      </w:r>
    </w:p>
    <w:p w14:paraId="0DB7B50B" w14:textId="77777777" w:rsidR="004C75B4" w:rsidRPr="004C75B4" w:rsidRDefault="004C75B4" w:rsidP="004C75B4">
      <w:pPr>
        <w:pStyle w:val="tochka1"/>
        <w:spacing w:before="0"/>
        <w:ind w:left="1418" w:right="-23" w:firstLine="0"/>
        <w:rPr>
          <w:rFonts w:ascii="Arial" w:hAnsi="Arial" w:cs="Arial"/>
        </w:rPr>
      </w:pPr>
    </w:p>
    <w:p w14:paraId="699468F8" w14:textId="77777777" w:rsidR="00DC51E1" w:rsidRPr="004C75B4" w:rsidRDefault="00DC51E1" w:rsidP="004C75B4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4C75B4">
        <w:rPr>
          <w:b/>
          <w:bCs/>
        </w:rPr>
        <w:t>ОТГОВОРНОСТИ И ПЪЛНОМОЩИЯ</w:t>
      </w:r>
    </w:p>
    <w:p w14:paraId="2B854860" w14:textId="3FE6268C" w:rsidR="004C75B4" w:rsidRPr="004C75B4" w:rsidRDefault="004C75B4" w:rsidP="00056E51">
      <w:pPr>
        <w:widowControl w:val="0"/>
        <w:numPr>
          <w:ilvl w:val="0"/>
          <w:numId w:val="29"/>
        </w:numPr>
        <w:spacing w:after="0" w:line="240" w:lineRule="auto"/>
        <w:ind w:left="1418" w:firstLine="425"/>
        <w:jc w:val="both"/>
        <w:rPr>
          <w:rFonts w:ascii="Arial" w:hAnsi="Arial" w:cs="Arial"/>
        </w:rPr>
      </w:pPr>
      <w:r w:rsidRPr="004C75B4">
        <w:rPr>
          <w:rFonts w:ascii="Arial" w:hAnsi="Arial" w:cs="Arial"/>
        </w:rPr>
        <w:t xml:space="preserve">Всички </w:t>
      </w:r>
      <w:proofErr w:type="spellStart"/>
      <w:r w:rsidRPr="004C75B4">
        <w:rPr>
          <w:rFonts w:ascii="Arial" w:hAnsi="Arial" w:cs="Arial"/>
        </w:rPr>
        <w:t>служители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могат</w:t>
      </w:r>
      <w:proofErr w:type="spellEnd"/>
      <w:r w:rsidRPr="004C75B4">
        <w:rPr>
          <w:rFonts w:ascii="Arial" w:hAnsi="Arial" w:cs="Arial"/>
        </w:rPr>
        <w:t xml:space="preserve"> да </w:t>
      </w:r>
      <w:proofErr w:type="spellStart"/>
      <w:r w:rsidRPr="004C75B4">
        <w:rPr>
          <w:rFonts w:ascii="Arial" w:hAnsi="Arial" w:cs="Arial"/>
        </w:rPr>
        <w:t>предизвикват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обсъждане</w:t>
      </w:r>
      <w:proofErr w:type="spellEnd"/>
      <w:r w:rsidRPr="004C75B4">
        <w:rPr>
          <w:rFonts w:ascii="Arial" w:hAnsi="Arial" w:cs="Arial"/>
        </w:rPr>
        <w:t xml:space="preserve"> и </w:t>
      </w:r>
      <w:proofErr w:type="spellStart"/>
      <w:r w:rsidRPr="004C75B4">
        <w:rPr>
          <w:rFonts w:ascii="Arial" w:hAnsi="Arial" w:cs="Arial"/>
        </w:rPr>
        <w:t>проверка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на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ефекта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на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прилаганите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контроли</w:t>
      </w:r>
      <w:proofErr w:type="spellEnd"/>
      <w:r w:rsidRPr="004C75B4">
        <w:rPr>
          <w:rFonts w:ascii="Arial" w:hAnsi="Arial" w:cs="Arial"/>
        </w:rPr>
        <w:t xml:space="preserve"> за </w:t>
      </w:r>
      <w:proofErr w:type="spellStart"/>
      <w:r w:rsidRPr="004C75B4">
        <w:rPr>
          <w:rFonts w:ascii="Arial" w:hAnsi="Arial" w:cs="Arial"/>
        </w:rPr>
        <w:t>управление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на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="00672B08" w:rsidRPr="00056E51">
        <w:rPr>
          <w:rFonts w:ascii="Arial" w:hAnsi="Arial" w:cs="Arial"/>
        </w:rPr>
        <w:t>сигурността</w:t>
      </w:r>
      <w:proofErr w:type="spellEnd"/>
      <w:r w:rsidR="00672B08" w:rsidRPr="00056E51">
        <w:rPr>
          <w:rFonts w:ascii="Arial" w:hAnsi="Arial" w:cs="Arial"/>
        </w:rPr>
        <w:t xml:space="preserve"> </w:t>
      </w:r>
      <w:proofErr w:type="spellStart"/>
      <w:r w:rsidR="00672B08" w:rsidRPr="00056E51">
        <w:rPr>
          <w:rFonts w:ascii="Arial" w:hAnsi="Arial" w:cs="Arial"/>
        </w:rPr>
        <w:t>на</w:t>
      </w:r>
      <w:proofErr w:type="spellEnd"/>
      <w:r w:rsidR="00672B08" w:rsidRPr="00056E51">
        <w:rPr>
          <w:rFonts w:ascii="Arial" w:hAnsi="Arial" w:cs="Arial"/>
        </w:rPr>
        <w:t xml:space="preserve"> </w:t>
      </w:r>
      <w:proofErr w:type="spellStart"/>
      <w:r w:rsidR="00672B08" w:rsidRPr="00056E51">
        <w:rPr>
          <w:rFonts w:ascii="Arial" w:hAnsi="Arial" w:cs="Arial"/>
        </w:rPr>
        <w:t>информацията</w:t>
      </w:r>
      <w:proofErr w:type="spellEnd"/>
      <w:r w:rsidR="00B84D02">
        <w:rPr>
          <w:rFonts w:ascii="Arial" w:hAnsi="Arial" w:cs="Arial"/>
        </w:rPr>
        <w:t xml:space="preserve"> </w:t>
      </w:r>
      <w:r w:rsidRPr="004C75B4">
        <w:rPr>
          <w:rFonts w:ascii="Arial" w:hAnsi="Arial" w:cs="Arial"/>
        </w:rPr>
        <w:t xml:space="preserve">чрез </w:t>
      </w:r>
      <w:proofErr w:type="spellStart"/>
      <w:r w:rsidRPr="004C75B4">
        <w:rPr>
          <w:rFonts w:ascii="Arial" w:hAnsi="Arial" w:cs="Arial"/>
        </w:rPr>
        <w:t>аргументирани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предложения</w:t>
      </w:r>
      <w:proofErr w:type="spellEnd"/>
      <w:r w:rsidRPr="004C75B4">
        <w:rPr>
          <w:rFonts w:ascii="Arial" w:hAnsi="Arial" w:cs="Arial"/>
        </w:rPr>
        <w:t xml:space="preserve"> в </w:t>
      </w:r>
      <w:proofErr w:type="spellStart"/>
      <w:r w:rsidRPr="004C75B4">
        <w:rPr>
          <w:rFonts w:ascii="Arial" w:hAnsi="Arial" w:cs="Arial"/>
        </w:rPr>
        <w:t>рамките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на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своята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компетентност</w:t>
      </w:r>
      <w:proofErr w:type="spellEnd"/>
      <w:r w:rsidRPr="004C75B4">
        <w:rPr>
          <w:rFonts w:ascii="Arial" w:hAnsi="Arial" w:cs="Arial"/>
        </w:rPr>
        <w:t xml:space="preserve"> и </w:t>
      </w:r>
      <w:proofErr w:type="spellStart"/>
      <w:r w:rsidRPr="004C75B4">
        <w:rPr>
          <w:rFonts w:ascii="Arial" w:hAnsi="Arial" w:cs="Arial"/>
        </w:rPr>
        <w:t>на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предоставеното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ниво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на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достъп</w:t>
      </w:r>
      <w:proofErr w:type="spellEnd"/>
      <w:r w:rsidRPr="004C75B4">
        <w:rPr>
          <w:rFonts w:ascii="Arial" w:hAnsi="Arial" w:cs="Arial"/>
        </w:rPr>
        <w:t xml:space="preserve"> до </w:t>
      </w:r>
      <w:proofErr w:type="spellStart"/>
      <w:r w:rsidRPr="004C75B4">
        <w:rPr>
          <w:rFonts w:ascii="Arial" w:hAnsi="Arial" w:cs="Arial"/>
        </w:rPr>
        <w:t>информационните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активи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на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Дружеството</w:t>
      </w:r>
      <w:proofErr w:type="spellEnd"/>
      <w:r w:rsidRPr="004C75B4">
        <w:rPr>
          <w:rFonts w:ascii="Arial" w:hAnsi="Arial" w:cs="Arial"/>
        </w:rPr>
        <w:t xml:space="preserve">. </w:t>
      </w:r>
      <w:proofErr w:type="spellStart"/>
      <w:r w:rsidRPr="004C75B4">
        <w:rPr>
          <w:rFonts w:ascii="Arial" w:hAnsi="Arial" w:cs="Arial"/>
        </w:rPr>
        <w:t>Предложенията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се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отправят</w:t>
      </w:r>
      <w:proofErr w:type="spellEnd"/>
      <w:r w:rsidRPr="004C75B4">
        <w:rPr>
          <w:rFonts w:ascii="Arial" w:hAnsi="Arial" w:cs="Arial"/>
        </w:rPr>
        <w:t xml:space="preserve"> </w:t>
      </w:r>
      <w:r w:rsidR="00672B08" w:rsidRPr="00056E51">
        <w:rPr>
          <w:rFonts w:ascii="Arial" w:hAnsi="Arial" w:cs="Arial"/>
        </w:rPr>
        <w:t xml:space="preserve">до </w:t>
      </w:r>
      <w:r w:rsidRPr="004C75B4">
        <w:rPr>
          <w:rFonts w:ascii="Arial" w:hAnsi="Arial" w:cs="Arial"/>
        </w:rPr>
        <w:t xml:space="preserve">ПСУ, ССИС и СУ. </w:t>
      </w:r>
    </w:p>
    <w:p w14:paraId="333644DF" w14:textId="7B61A372" w:rsidR="004C75B4" w:rsidRPr="004C75B4" w:rsidRDefault="004C75B4" w:rsidP="00056E51">
      <w:pPr>
        <w:widowControl w:val="0"/>
        <w:numPr>
          <w:ilvl w:val="0"/>
          <w:numId w:val="29"/>
        </w:numPr>
        <w:spacing w:after="0" w:line="240" w:lineRule="auto"/>
        <w:ind w:left="1418" w:firstLine="425"/>
        <w:jc w:val="both"/>
        <w:rPr>
          <w:rFonts w:ascii="Arial" w:hAnsi="Arial" w:cs="Arial"/>
        </w:rPr>
      </w:pPr>
      <w:proofErr w:type="spellStart"/>
      <w:r w:rsidRPr="004C75B4">
        <w:rPr>
          <w:rFonts w:ascii="Arial" w:hAnsi="Arial" w:cs="Arial"/>
        </w:rPr>
        <w:t>Планирането</w:t>
      </w:r>
      <w:proofErr w:type="spellEnd"/>
      <w:r w:rsidRPr="004C75B4">
        <w:rPr>
          <w:rFonts w:ascii="Arial" w:hAnsi="Arial" w:cs="Arial"/>
        </w:rPr>
        <w:t xml:space="preserve"> и </w:t>
      </w:r>
      <w:proofErr w:type="spellStart"/>
      <w:r w:rsidRPr="004C75B4">
        <w:rPr>
          <w:rFonts w:ascii="Arial" w:hAnsi="Arial" w:cs="Arial"/>
        </w:rPr>
        <w:t>изпълнението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на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дейностите</w:t>
      </w:r>
      <w:proofErr w:type="spellEnd"/>
      <w:r w:rsidRPr="004C75B4">
        <w:rPr>
          <w:rFonts w:ascii="Arial" w:hAnsi="Arial" w:cs="Arial"/>
        </w:rPr>
        <w:t xml:space="preserve"> за </w:t>
      </w:r>
      <w:proofErr w:type="spellStart"/>
      <w:r w:rsidRPr="004C75B4">
        <w:rPr>
          <w:rFonts w:ascii="Arial" w:hAnsi="Arial" w:cs="Arial"/>
        </w:rPr>
        <w:t>мониторинг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на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прилаганите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контроли</w:t>
      </w:r>
      <w:proofErr w:type="spellEnd"/>
      <w:r w:rsidRPr="004C75B4">
        <w:rPr>
          <w:rFonts w:ascii="Arial" w:hAnsi="Arial" w:cs="Arial"/>
        </w:rPr>
        <w:t xml:space="preserve"> е </w:t>
      </w:r>
      <w:proofErr w:type="spellStart"/>
      <w:r w:rsidRPr="004C75B4">
        <w:rPr>
          <w:rFonts w:ascii="Arial" w:hAnsi="Arial" w:cs="Arial"/>
        </w:rPr>
        <w:t>задължение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на</w:t>
      </w:r>
      <w:proofErr w:type="spellEnd"/>
      <w:r w:rsidRPr="004C75B4">
        <w:rPr>
          <w:rFonts w:ascii="Arial" w:hAnsi="Arial" w:cs="Arial"/>
        </w:rPr>
        <w:t xml:space="preserve"> ПСУ и ССИС.</w:t>
      </w:r>
    </w:p>
    <w:p w14:paraId="43FCE91E" w14:textId="6BC83D67" w:rsidR="004C75B4" w:rsidRPr="004C75B4" w:rsidRDefault="004C75B4" w:rsidP="00056E51">
      <w:pPr>
        <w:widowControl w:val="0"/>
        <w:numPr>
          <w:ilvl w:val="0"/>
          <w:numId w:val="29"/>
        </w:numPr>
        <w:spacing w:after="0" w:line="240" w:lineRule="auto"/>
        <w:ind w:left="1418" w:firstLine="425"/>
        <w:jc w:val="both"/>
        <w:rPr>
          <w:rFonts w:ascii="Arial" w:hAnsi="Arial" w:cs="Arial"/>
        </w:rPr>
      </w:pPr>
      <w:proofErr w:type="spellStart"/>
      <w:r w:rsidRPr="004C75B4">
        <w:rPr>
          <w:rFonts w:ascii="Arial" w:hAnsi="Arial" w:cs="Arial"/>
        </w:rPr>
        <w:t>Членовете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на</w:t>
      </w:r>
      <w:proofErr w:type="spellEnd"/>
      <w:r w:rsidRPr="004C75B4">
        <w:rPr>
          <w:rFonts w:ascii="Arial" w:hAnsi="Arial" w:cs="Arial"/>
        </w:rPr>
        <w:t xml:space="preserve"> СУ и </w:t>
      </w:r>
      <w:proofErr w:type="spellStart"/>
      <w:r w:rsidRPr="004C75B4">
        <w:rPr>
          <w:rFonts w:ascii="Arial" w:hAnsi="Arial" w:cs="Arial"/>
        </w:rPr>
        <w:t>ръководителите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на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структурни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единици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оказват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съдействие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lastRenderedPageBreak/>
        <w:t>на</w:t>
      </w:r>
      <w:proofErr w:type="spellEnd"/>
      <w:r w:rsidRPr="004C75B4">
        <w:rPr>
          <w:rFonts w:ascii="Arial" w:hAnsi="Arial" w:cs="Arial"/>
        </w:rPr>
        <w:t xml:space="preserve"> ПСУ и ССИС </w:t>
      </w:r>
      <w:proofErr w:type="spellStart"/>
      <w:r w:rsidRPr="004C75B4">
        <w:rPr>
          <w:rFonts w:ascii="Arial" w:hAnsi="Arial" w:cs="Arial"/>
        </w:rPr>
        <w:t>при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осъществяването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на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тези</w:t>
      </w:r>
      <w:proofErr w:type="spellEnd"/>
      <w:r w:rsidRPr="004C75B4">
        <w:rPr>
          <w:rFonts w:ascii="Arial" w:hAnsi="Arial" w:cs="Arial"/>
        </w:rPr>
        <w:t xml:space="preserve"> дейности.</w:t>
      </w:r>
    </w:p>
    <w:p w14:paraId="5887F006" w14:textId="24B56333" w:rsidR="004C75B4" w:rsidRPr="004C75B4" w:rsidRDefault="004C75B4" w:rsidP="00056E51">
      <w:pPr>
        <w:widowControl w:val="0"/>
        <w:numPr>
          <w:ilvl w:val="0"/>
          <w:numId w:val="29"/>
        </w:numPr>
        <w:spacing w:after="0" w:line="240" w:lineRule="auto"/>
        <w:ind w:left="1418" w:firstLine="425"/>
        <w:jc w:val="both"/>
        <w:rPr>
          <w:rFonts w:ascii="Arial" w:hAnsi="Arial" w:cs="Arial"/>
        </w:rPr>
      </w:pPr>
      <w:r w:rsidRPr="004C75B4">
        <w:rPr>
          <w:rFonts w:ascii="Arial" w:hAnsi="Arial" w:cs="Arial"/>
        </w:rPr>
        <w:t xml:space="preserve">Контрол по </w:t>
      </w:r>
      <w:proofErr w:type="spellStart"/>
      <w:r w:rsidRPr="004C75B4">
        <w:rPr>
          <w:rFonts w:ascii="Arial" w:hAnsi="Arial" w:cs="Arial"/>
        </w:rPr>
        <w:t>изпълнението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на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дейностите</w:t>
      </w:r>
      <w:proofErr w:type="spellEnd"/>
      <w:r w:rsidRPr="004C75B4">
        <w:rPr>
          <w:rFonts w:ascii="Arial" w:hAnsi="Arial" w:cs="Arial"/>
        </w:rPr>
        <w:t xml:space="preserve"> по </w:t>
      </w:r>
      <w:proofErr w:type="spellStart"/>
      <w:r w:rsidRPr="004C75B4">
        <w:rPr>
          <w:rFonts w:ascii="Arial" w:hAnsi="Arial" w:cs="Arial"/>
        </w:rPr>
        <w:t>мониторинг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на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контролите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осъществява</w:t>
      </w:r>
      <w:proofErr w:type="spellEnd"/>
      <w:r w:rsidRPr="004C75B4">
        <w:rPr>
          <w:rFonts w:ascii="Arial" w:hAnsi="Arial" w:cs="Arial"/>
        </w:rPr>
        <w:t xml:space="preserve"> ПСУ.</w:t>
      </w:r>
    </w:p>
    <w:p w14:paraId="721004FF" w14:textId="5DAB7178" w:rsidR="004C75B4" w:rsidRPr="004C75B4" w:rsidRDefault="004C75B4" w:rsidP="00056E51">
      <w:pPr>
        <w:widowControl w:val="0"/>
        <w:numPr>
          <w:ilvl w:val="0"/>
          <w:numId w:val="29"/>
        </w:numPr>
        <w:spacing w:after="0" w:line="240" w:lineRule="auto"/>
        <w:ind w:left="1418" w:firstLine="425"/>
        <w:jc w:val="both"/>
        <w:rPr>
          <w:rFonts w:ascii="Arial" w:hAnsi="Arial" w:cs="Arial"/>
        </w:rPr>
      </w:pPr>
      <w:proofErr w:type="spellStart"/>
      <w:r w:rsidRPr="004C75B4">
        <w:rPr>
          <w:rFonts w:ascii="Arial" w:hAnsi="Arial" w:cs="Arial"/>
        </w:rPr>
        <w:t>Отговорност</w:t>
      </w:r>
      <w:proofErr w:type="spellEnd"/>
      <w:r w:rsidRPr="004C75B4">
        <w:rPr>
          <w:rFonts w:ascii="Arial" w:hAnsi="Arial" w:cs="Arial"/>
        </w:rPr>
        <w:t xml:space="preserve"> за </w:t>
      </w:r>
      <w:proofErr w:type="spellStart"/>
      <w:r w:rsidRPr="004C75B4">
        <w:rPr>
          <w:rFonts w:ascii="Arial" w:hAnsi="Arial" w:cs="Arial"/>
        </w:rPr>
        <w:t>ресурсното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осигуряване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на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дейностите</w:t>
      </w:r>
      <w:proofErr w:type="spellEnd"/>
      <w:r w:rsidRPr="004C75B4">
        <w:rPr>
          <w:rFonts w:ascii="Arial" w:hAnsi="Arial" w:cs="Arial"/>
        </w:rPr>
        <w:t xml:space="preserve"> по </w:t>
      </w:r>
      <w:proofErr w:type="spellStart"/>
      <w:r w:rsidRPr="004C75B4">
        <w:rPr>
          <w:rFonts w:ascii="Arial" w:hAnsi="Arial" w:cs="Arial"/>
        </w:rPr>
        <w:t>мониторинг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на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контролите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носи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Управителят</w:t>
      </w:r>
      <w:proofErr w:type="spellEnd"/>
      <w:r w:rsidRPr="004C75B4">
        <w:rPr>
          <w:rFonts w:ascii="Arial" w:hAnsi="Arial" w:cs="Arial"/>
        </w:rPr>
        <w:t xml:space="preserve">. </w:t>
      </w:r>
    </w:p>
    <w:p w14:paraId="6B9C9D46" w14:textId="152CEF8C" w:rsidR="004C75B4" w:rsidRPr="004C75B4" w:rsidRDefault="004C75B4" w:rsidP="00056E51">
      <w:pPr>
        <w:widowControl w:val="0"/>
        <w:numPr>
          <w:ilvl w:val="0"/>
          <w:numId w:val="29"/>
        </w:numPr>
        <w:spacing w:after="0" w:line="240" w:lineRule="auto"/>
        <w:ind w:left="1418" w:firstLine="425"/>
        <w:jc w:val="both"/>
        <w:rPr>
          <w:rFonts w:ascii="Arial" w:hAnsi="Arial" w:cs="Arial"/>
        </w:rPr>
      </w:pPr>
      <w:proofErr w:type="spellStart"/>
      <w:r w:rsidRPr="004C75B4">
        <w:rPr>
          <w:rFonts w:ascii="Arial" w:hAnsi="Arial" w:cs="Arial"/>
        </w:rPr>
        <w:t>Отговорност</w:t>
      </w:r>
      <w:proofErr w:type="spellEnd"/>
      <w:r w:rsidRPr="004C75B4">
        <w:rPr>
          <w:rFonts w:ascii="Arial" w:hAnsi="Arial" w:cs="Arial"/>
        </w:rPr>
        <w:t xml:space="preserve"> за </w:t>
      </w:r>
      <w:proofErr w:type="spellStart"/>
      <w:r w:rsidRPr="004C75B4">
        <w:rPr>
          <w:rFonts w:ascii="Arial" w:hAnsi="Arial" w:cs="Arial"/>
        </w:rPr>
        <w:t>правилно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прилагане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на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настоящата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процедура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имат</w:t>
      </w:r>
      <w:proofErr w:type="spellEnd"/>
      <w:r w:rsidRPr="004C75B4">
        <w:rPr>
          <w:rFonts w:ascii="Arial" w:hAnsi="Arial" w:cs="Arial"/>
        </w:rPr>
        <w:t xml:space="preserve"> ПСУ, ССИС и </w:t>
      </w:r>
      <w:proofErr w:type="spellStart"/>
      <w:r w:rsidRPr="004C75B4">
        <w:rPr>
          <w:rFonts w:ascii="Arial" w:hAnsi="Arial" w:cs="Arial"/>
        </w:rPr>
        <w:t>ангажираните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служебни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лица</w:t>
      </w:r>
      <w:proofErr w:type="spellEnd"/>
      <w:r w:rsidRPr="004C75B4">
        <w:rPr>
          <w:rFonts w:ascii="Arial" w:hAnsi="Arial" w:cs="Arial"/>
        </w:rPr>
        <w:t xml:space="preserve"> в </w:t>
      </w:r>
      <w:proofErr w:type="spellStart"/>
      <w:r w:rsidRPr="004C75B4">
        <w:rPr>
          <w:rFonts w:ascii="Arial" w:hAnsi="Arial" w:cs="Arial"/>
        </w:rPr>
        <w:t>отделните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структурни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единици</w:t>
      </w:r>
      <w:proofErr w:type="spellEnd"/>
      <w:r w:rsidRPr="004C75B4">
        <w:rPr>
          <w:rFonts w:ascii="Arial" w:hAnsi="Arial" w:cs="Arial"/>
        </w:rPr>
        <w:t>.</w:t>
      </w:r>
    </w:p>
    <w:p w14:paraId="02827FE9" w14:textId="77777777" w:rsidR="005670D2" w:rsidRPr="004C75B4" w:rsidRDefault="005670D2" w:rsidP="004C75B4">
      <w:pPr>
        <w:pStyle w:val="ListParagraph"/>
        <w:numPr>
          <w:ilvl w:val="0"/>
          <w:numId w:val="0"/>
        </w:numPr>
        <w:spacing w:after="0" w:line="240" w:lineRule="auto"/>
        <w:ind w:left="1778"/>
      </w:pPr>
    </w:p>
    <w:p w14:paraId="5BA931A0" w14:textId="77777777" w:rsidR="004C75B4" w:rsidRPr="004C75B4" w:rsidRDefault="004C75B4" w:rsidP="004C75B4">
      <w:pPr>
        <w:pStyle w:val="ListParagraph"/>
        <w:numPr>
          <w:ilvl w:val="0"/>
          <w:numId w:val="0"/>
        </w:numPr>
        <w:spacing w:after="0" w:line="240" w:lineRule="auto"/>
        <w:ind w:left="1778"/>
      </w:pPr>
    </w:p>
    <w:p w14:paraId="10B2E9CE" w14:textId="77777777" w:rsidR="00DC51E1" w:rsidRPr="004C75B4" w:rsidRDefault="00DC51E1" w:rsidP="004C75B4">
      <w:pPr>
        <w:pStyle w:val="ListParagraph"/>
        <w:numPr>
          <w:ilvl w:val="0"/>
          <w:numId w:val="1"/>
        </w:numPr>
        <w:spacing w:after="0" w:line="240" w:lineRule="auto"/>
        <w:ind w:left="709" w:hanging="709"/>
      </w:pPr>
      <w:r w:rsidRPr="004C75B4">
        <w:rPr>
          <w:b/>
          <w:bCs/>
        </w:rPr>
        <w:t>ПОЗОВАВАНИЯ И СВЪРЗАНИ ДОКУМЕНТИ</w:t>
      </w:r>
    </w:p>
    <w:p w14:paraId="4E73B50B" w14:textId="77777777" w:rsidR="00DC51E1" w:rsidRPr="004C75B4" w:rsidRDefault="00DC51E1" w:rsidP="004C75B4">
      <w:pPr>
        <w:spacing w:after="0" w:line="240" w:lineRule="auto"/>
        <w:ind w:left="792" w:hanging="432"/>
        <w:rPr>
          <w:rFonts w:ascii="Arial" w:hAnsi="Arial" w:cs="Arial"/>
          <w:lang w:val="bg-BG"/>
        </w:rPr>
      </w:pPr>
    </w:p>
    <w:p w14:paraId="3733A300" w14:textId="77EE975C" w:rsidR="004C75B4" w:rsidRPr="004C75B4" w:rsidRDefault="004C75B4" w:rsidP="004C75B4">
      <w:pPr>
        <w:spacing w:after="0" w:line="240" w:lineRule="auto"/>
        <w:ind w:left="1418"/>
        <w:rPr>
          <w:rFonts w:ascii="Arial" w:hAnsi="Arial" w:cs="Arial"/>
        </w:rPr>
      </w:pPr>
      <w:r w:rsidRPr="004C75B4">
        <w:rPr>
          <w:rFonts w:ascii="Arial" w:hAnsi="Arial" w:cs="Arial"/>
        </w:rPr>
        <w:t xml:space="preserve">RDI 24-01 – </w:t>
      </w:r>
      <w:proofErr w:type="spellStart"/>
      <w:r w:rsidRPr="004C75B4">
        <w:rPr>
          <w:rFonts w:ascii="Arial" w:hAnsi="Arial" w:cs="Arial"/>
        </w:rPr>
        <w:t>Програма</w:t>
      </w:r>
      <w:proofErr w:type="spellEnd"/>
      <w:r w:rsidRPr="004C75B4">
        <w:rPr>
          <w:rFonts w:ascii="Arial" w:hAnsi="Arial" w:cs="Arial"/>
        </w:rPr>
        <w:t xml:space="preserve"> за </w:t>
      </w:r>
      <w:proofErr w:type="spellStart"/>
      <w:r w:rsidRPr="004C75B4">
        <w:rPr>
          <w:rFonts w:ascii="Arial" w:hAnsi="Arial" w:cs="Arial"/>
        </w:rPr>
        <w:t>мониторинг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на</w:t>
      </w:r>
      <w:proofErr w:type="spellEnd"/>
      <w:r w:rsidRPr="004C75B4">
        <w:rPr>
          <w:rFonts w:ascii="Arial" w:hAnsi="Arial" w:cs="Arial"/>
        </w:rPr>
        <w:t xml:space="preserve"> ISMS;</w:t>
      </w:r>
    </w:p>
    <w:p w14:paraId="53010201" w14:textId="77777777" w:rsidR="004C75B4" w:rsidRPr="004C75B4" w:rsidRDefault="004C75B4" w:rsidP="004C75B4">
      <w:pPr>
        <w:spacing w:after="0" w:line="240" w:lineRule="auto"/>
        <w:ind w:left="1418"/>
        <w:rPr>
          <w:rFonts w:ascii="Arial" w:hAnsi="Arial" w:cs="Arial"/>
        </w:rPr>
      </w:pPr>
      <w:r w:rsidRPr="004C75B4">
        <w:rPr>
          <w:rFonts w:ascii="Arial" w:hAnsi="Arial" w:cs="Arial"/>
        </w:rPr>
        <w:t xml:space="preserve">RDI 24-02 – Контрол </w:t>
      </w:r>
      <w:proofErr w:type="spellStart"/>
      <w:r w:rsidRPr="004C75B4">
        <w:rPr>
          <w:rFonts w:ascii="Arial" w:hAnsi="Arial" w:cs="Arial"/>
        </w:rPr>
        <w:t>на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мониторинга</w:t>
      </w:r>
      <w:proofErr w:type="spellEnd"/>
      <w:r w:rsidRPr="004C75B4">
        <w:rPr>
          <w:rFonts w:ascii="Arial" w:hAnsi="Arial" w:cs="Arial"/>
        </w:rPr>
        <w:t xml:space="preserve"> и </w:t>
      </w:r>
      <w:proofErr w:type="spellStart"/>
      <w:r w:rsidRPr="004C75B4">
        <w:rPr>
          <w:rFonts w:ascii="Arial" w:hAnsi="Arial" w:cs="Arial"/>
        </w:rPr>
        <w:t>дейностите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на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системните</w:t>
      </w:r>
      <w:proofErr w:type="spellEnd"/>
      <w:r w:rsidRPr="004C75B4">
        <w:rPr>
          <w:rFonts w:ascii="Arial" w:hAnsi="Arial" w:cs="Arial"/>
        </w:rPr>
        <w:t xml:space="preserve"> </w:t>
      </w:r>
      <w:proofErr w:type="spellStart"/>
      <w:r w:rsidRPr="004C75B4">
        <w:rPr>
          <w:rFonts w:ascii="Arial" w:hAnsi="Arial" w:cs="Arial"/>
        </w:rPr>
        <w:t>администратори</w:t>
      </w:r>
      <w:proofErr w:type="spellEnd"/>
      <w:r w:rsidRPr="004C75B4">
        <w:rPr>
          <w:rFonts w:ascii="Arial" w:hAnsi="Arial" w:cs="Arial"/>
        </w:rPr>
        <w:t>;</w:t>
      </w:r>
    </w:p>
    <w:p w14:paraId="04E19DAC" w14:textId="77777777" w:rsidR="004C75B4" w:rsidRPr="004C75B4" w:rsidRDefault="004C75B4" w:rsidP="004C75B4">
      <w:pPr>
        <w:spacing w:after="0" w:line="240" w:lineRule="auto"/>
        <w:ind w:left="792" w:hanging="432"/>
        <w:rPr>
          <w:rFonts w:ascii="Arial" w:hAnsi="Arial" w:cs="Arial"/>
          <w:lang w:val="bg-BG"/>
        </w:rPr>
      </w:pPr>
    </w:p>
    <w:p w14:paraId="10595D81" w14:textId="77777777" w:rsidR="00497626" w:rsidRPr="004C75B4" w:rsidRDefault="00497626" w:rsidP="004C75B4">
      <w:pPr>
        <w:spacing w:after="0" w:line="240" w:lineRule="auto"/>
        <w:ind w:left="792" w:hanging="432"/>
        <w:rPr>
          <w:rFonts w:ascii="Arial" w:hAnsi="Arial" w:cs="Arial"/>
          <w:lang w:val="bg-BG"/>
        </w:rPr>
      </w:pPr>
    </w:p>
    <w:sectPr w:rsidR="00497626" w:rsidRPr="004C75B4" w:rsidSect="00FD423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E939478" w14:textId="77777777" w:rsidR="00B34BEB" w:rsidRDefault="00B34BEB" w:rsidP="00B26FC3">
      <w:pPr>
        <w:spacing w:after="0" w:line="240" w:lineRule="auto"/>
      </w:pPr>
      <w:r>
        <w:separator/>
      </w:r>
    </w:p>
  </w:endnote>
  <w:endnote w:type="continuationSeparator" w:id="0">
    <w:p w14:paraId="66F03896" w14:textId="77777777" w:rsidR="00B34BEB" w:rsidRDefault="00B34BEB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UnvCyr">
    <w:altName w:val="Arial"/>
    <w:charset w:val="00"/>
    <w:family w:val="swiss"/>
    <w:pitch w:val="variable"/>
    <w:sig w:usb0="00000285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ok"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8035725" w14:textId="77777777" w:rsidR="008C50FF" w:rsidRDefault="008C50FF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8F4FDF3" w14:textId="77777777" w:rsidR="007E2FB6" w:rsidRDefault="007E2FB6">
    <w:pPr>
      <w:pStyle w:val="Footer"/>
    </w:pPr>
  </w:p>
  <w:p w14:paraId="19BF46E5" w14:textId="77777777" w:rsidR="007E2FB6" w:rsidRDefault="007E2FB6">
    <w:pPr>
      <w:pStyle w:val="Footer"/>
    </w:pPr>
  </w:p>
  <w:p w14:paraId="5A0F8B78" w14:textId="77777777" w:rsidR="007E2FB6" w:rsidRDefault="007E2FB6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758F122" wp14:editId="5A279571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3AB6B432" id="Rectangle 5" o:spid="_x0000_s1026" style="position:absolute;margin-left:-35.25pt;margin-top:25.6pt;width:131.25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3510"/>
      <w:gridCol w:w="3585"/>
    </w:tblGrid>
    <w:tr w:rsidR="007E2FB6" w:rsidRPr="00336218" w14:paraId="0E33924D" w14:textId="77777777" w:rsidTr="00FD423E">
      <w:trPr>
        <w:jc w:val="center"/>
      </w:trPr>
      <w:tc>
        <w:tcPr>
          <w:tcW w:w="2970" w:type="dxa"/>
        </w:tcPr>
        <w:p w14:paraId="51CB6F60" w14:textId="1B5878BE" w:rsidR="007E2FB6" w:rsidRPr="00FD423E" w:rsidRDefault="007E2FB6" w:rsidP="0019660F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>Версия № 1</w:t>
          </w:r>
        </w:p>
      </w:tc>
      <w:tc>
        <w:tcPr>
          <w:tcW w:w="3510" w:type="dxa"/>
        </w:tcPr>
        <w:p w14:paraId="047C9C3B" w14:textId="77777777" w:rsidR="007E2FB6" w:rsidRPr="00336218" w:rsidRDefault="007E2FB6" w:rsidP="00B04FA5">
          <w:pPr>
            <w:pStyle w:val="Footer"/>
            <w:jc w:val="center"/>
            <w:rPr>
              <w:sz w:val="18"/>
              <w:szCs w:val="18"/>
            </w:rPr>
          </w:pPr>
          <w:r w:rsidRPr="00336218">
            <w:rPr>
              <w:sz w:val="18"/>
              <w:szCs w:val="18"/>
              <w:lang w:val="bg-BG"/>
            </w:rPr>
            <w:t>Разработил</w:t>
          </w:r>
        </w:p>
      </w:tc>
      <w:tc>
        <w:tcPr>
          <w:tcW w:w="3585" w:type="dxa"/>
        </w:tcPr>
        <w:p w14:paraId="3B823B8E" w14:textId="77777777" w:rsidR="007E2FB6" w:rsidRPr="00336218" w:rsidRDefault="007E2FB6" w:rsidP="00B04FA5">
          <w:pPr>
            <w:pStyle w:val="Footer"/>
            <w:jc w:val="center"/>
            <w:rPr>
              <w:sz w:val="18"/>
              <w:szCs w:val="18"/>
            </w:rPr>
          </w:pPr>
          <w:r w:rsidRPr="00336218">
            <w:rPr>
              <w:sz w:val="18"/>
              <w:szCs w:val="18"/>
              <w:lang w:val="bg-BG"/>
            </w:rPr>
            <w:t>Проверил</w:t>
          </w:r>
        </w:p>
      </w:tc>
    </w:tr>
    <w:tr w:rsidR="007E2FB6" w:rsidRPr="00336218" w14:paraId="1963DAA8" w14:textId="77777777" w:rsidTr="00FD423E">
      <w:trPr>
        <w:jc w:val="center"/>
      </w:trPr>
      <w:tc>
        <w:tcPr>
          <w:tcW w:w="2970" w:type="dxa"/>
        </w:tcPr>
        <w:p w14:paraId="6B805409" w14:textId="77777777" w:rsidR="007E2FB6" w:rsidRPr="00336218" w:rsidRDefault="007E2FB6" w:rsidP="00B04FA5">
          <w:pPr>
            <w:pStyle w:val="Footer"/>
            <w:rPr>
              <w:sz w:val="18"/>
              <w:szCs w:val="18"/>
            </w:rPr>
          </w:pPr>
          <w:r w:rsidRPr="00336218">
            <w:rPr>
              <w:sz w:val="18"/>
              <w:szCs w:val="18"/>
              <w:lang w:val="bg-BG"/>
            </w:rPr>
            <w:t>Длъжност        Фамилия</w:t>
          </w:r>
        </w:p>
      </w:tc>
      <w:tc>
        <w:tcPr>
          <w:tcW w:w="3510" w:type="dxa"/>
        </w:tcPr>
        <w:p w14:paraId="3524C2B9" w14:textId="77777777" w:rsidR="007E2FB6" w:rsidRPr="00FD423E" w:rsidRDefault="007E2FB6" w:rsidP="00B04FA5">
          <w:pPr>
            <w:pStyle w:val="Footer"/>
            <w:jc w:val="center"/>
            <w:rPr>
              <w:sz w:val="20"/>
              <w:szCs w:val="20"/>
              <w:lang w:val="bg-BG"/>
            </w:rPr>
          </w:pPr>
          <w:r>
            <w:rPr>
              <w:sz w:val="20"/>
              <w:szCs w:val="20"/>
              <w:lang w:val="bg-BG"/>
            </w:rPr>
            <w:t>Аня Топалова</w:t>
          </w:r>
        </w:p>
      </w:tc>
      <w:tc>
        <w:tcPr>
          <w:tcW w:w="3585" w:type="dxa"/>
        </w:tcPr>
        <w:p w14:paraId="5E4F0AF2" w14:textId="77777777" w:rsidR="007E2FB6" w:rsidRPr="00336218" w:rsidRDefault="007E2FB6" w:rsidP="00B04FA5">
          <w:pPr>
            <w:pStyle w:val="Footer"/>
            <w:jc w:val="center"/>
            <w:rPr>
              <w:sz w:val="20"/>
              <w:szCs w:val="20"/>
              <w:lang w:val="bg-BG"/>
            </w:rPr>
          </w:pPr>
          <w:r>
            <w:rPr>
              <w:sz w:val="20"/>
              <w:szCs w:val="20"/>
              <w:lang w:val="bg-BG"/>
            </w:rPr>
            <w:t>Васил Минев</w:t>
          </w:r>
        </w:p>
      </w:tc>
    </w:tr>
    <w:tr w:rsidR="007E2FB6" w:rsidRPr="00336218" w14:paraId="391887BC" w14:textId="77777777" w:rsidTr="00FD423E">
      <w:trPr>
        <w:jc w:val="center"/>
      </w:trPr>
      <w:tc>
        <w:tcPr>
          <w:tcW w:w="2970" w:type="dxa"/>
        </w:tcPr>
        <w:p w14:paraId="26C8125C" w14:textId="77777777" w:rsidR="007E2FB6" w:rsidRPr="00336218" w:rsidRDefault="007E2FB6" w:rsidP="00B04FA5">
          <w:pPr>
            <w:pStyle w:val="Footer"/>
            <w:rPr>
              <w:sz w:val="18"/>
              <w:szCs w:val="18"/>
              <w:lang w:val="bg-BG"/>
            </w:rPr>
          </w:pPr>
          <w:r w:rsidRPr="00336218">
            <w:rPr>
              <w:sz w:val="18"/>
              <w:szCs w:val="18"/>
              <w:lang w:val="bg-BG"/>
            </w:rPr>
            <w:t>Дата                 Подпис</w:t>
          </w:r>
        </w:p>
      </w:tc>
      <w:tc>
        <w:tcPr>
          <w:tcW w:w="3510" w:type="dxa"/>
        </w:tcPr>
        <w:p w14:paraId="64751728" w14:textId="77777777" w:rsidR="007E2FB6" w:rsidRPr="00336218" w:rsidRDefault="007E2FB6" w:rsidP="00B04FA5">
          <w:pPr>
            <w:pStyle w:val="Footer"/>
            <w:jc w:val="center"/>
          </w:pPr>
        </w:p>
      </w:tc>
      <w:tc>
        <w:tcPr>
          <w:tcW w:w="3585" w:type="dxa"/>
        </w:tcPr>
        <w:p w14:paraId="7B063B29" w14:textId="77777777" w:rsidR="007E2FB6" w:rsidRPr="00336218" w:rsidRDefault="007E2FB6" w:rsidP="00B04FA5">
          <w:pPr>
            <w:pStyle w:val="Footer"/>
            <w:jc w:val="center"/>
          </w:pPr>
        </w:p>
      </w:tc>
    </w:tr>
  </w:tbl>
  <w:p w14:paraId="7D1C0A3D" w14:textId="77777777" w:rsidR="007E2FB6" w:rsidRDefault="007E2FB6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8465095" wp14:editId="7C8E31E7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685EB53C" id="Rectangle 4" o:spid="_x0000_s1026" style="position:absolute;margin-left:-36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61D5996" wp14:editId="5F02B445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7F04F136" id="Rectangle 3" o:spid="_x0000_s1026" style="position:absolute;margin-left:-35.25pt;margin-top:68.8pt;width:121.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5A20030" w14:textId="77777777" w:rsidR="00B34BEB" w:rsidRDefault="00B34BEB" w:rsidP="00B26FC3">
      <w:pPr>
        <w:spacing w:after="0" w:line="240" w:lineRule="auto"/>
      </w:pPr>
      <w:r>
        <w:separator/>
      </w:r>
    </w:p>
  </w:footnote>
  <w:footnote w:type="continuationSeparator" w:id="0">
    <w:p w14:paraId="1FE60378" w14:textId="77777777" w:rsidR="00B34BEB" w:rsidRDefault="00B34BEB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FCED336" w14:textId="77777777" w:rsidR="008C50FF" w:rsidRDefault="008C50FF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9E52A71" w14:textId="77777777" w:rsidR="007E2FB6" w:rsidRPr="00A92252" w:rsidRDefault="007E2FB6" w:rsidP="00FD423E">
    <w:pPr>
      <w:pStyle w:val="Header"/>
      <w:tabs>
        <w:tab w:val="left" w:pos="426"/>
      </w:tabs>
      <w:ind w:left="-720" w:right="-432"/>
      <w:rPr>
        <w:noProof/>
      </w:rPr>
    </w:pPr>
    <w:r w:rsidRPr="00A92252">
      <w:rPr>
        <w:noProof/>
        <w:lang w:val="bg-BG" w:eastAsia="bg-BG"/>
      </w:rPr>
      <w:drawing>
        <wp:inline distT="0" distB="0" distL="0" distR="0" wp14:anchorId="2AF7E62D" wp14:editId="0346260A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799EE58" w14:textId="77777777" w:rsidR="007E2FB6" w:rsidRDefault="007E2FB6" w:rsidP="00FD423E">
    <w:pPr>
      <w:pStyle w:val="Header"/>
      <w:tabs>
        <w:tab w:val="left" w:pos="426"/>
      </w:tabs>
      <w:ind w:left="-720" w:right="-432"/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7E2FB6" w:rsidRPr="00336218" w14:paraId="01BDE6BC" w14:textId="77777777" w:rsidTr="00E023E8">
      <w:trPr>
        <w:trHeight w:val="842"/>
        <w:jc w:val="center"/>
      </w:trPr>
      <w:tc>
        <w:tcPr>
          <w:tcW w:w="1037" w:type="pct"/>
          <w:vMerge w:val="restart"/>
          <w:vAlign w:val="center"/>
        </w:tcPr>
        <w:p w14:paraId="27596FC6" w14:textId="77777777" w:rsidR="007E2FB6" w:rsidRPr="00336218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A92252">
            <w:rPr>
              <w:noProof/>
              <w:lang w:val="bg-BG" w:eastAsia="bg-BG"/>
            </w:rPr>
            <w:drawing>
              <wp:inline distT="0" distB="0" distL="0" distR="0" wp14:anchorId="352E115E" wp14:editId="435D24C8">
                <wp:extent cx="1190625" cy="609600"/>
                <wp:effectExtent l="0" t="0" r="0" b="0"/>
                <wp:docPr id="161" name="Picture 3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14:paraId="2D21D58C" w14:textId="77777777" w:rsidR="007E2FB6" w:rsidRPr="00410728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BC492B">
            <w:rPr>
              <w:rFonts w:ascii="Arial" w:hAnsi="Arial" w:cs="Arial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060A34CE" w14:textId="2F4BD3CF" w:rsidR="007E2FB6" w:rsidRPr="00132C52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336218">
            <w:rPr>
              <w:rFonts w:ascii="Arial" w:hAnsi="Arial" w:cs="Arial"/>
            </w:rPr>
            <w:t xml:space="preserve">PU </w:t>
          </w:r>
          <w:r w:rsidR="004C75B4">
            <w:rPr>
              <w:rFonts w:ascii="Arial" w:hAnsi="Arial" w:cs="Arial"/>
              <w:lang w:val="bg-BG"/>
            </w:rPr>
            <w:t>24</w:t>
          </w:r>
        </w:p>
        <w:p w14:paraId="50986740" w14:textId="77777777" w:rsidR="007E2FB6" w:rsidRPr="00336218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Служебно ползване</w:t>
          </w:r>
        </w:p>
      </w:tc>
    </w:tr>
    <w:tr w:rsidR="007E2FB6" w:rsidRPr="00336218" w14:paraId="56EC2D2B" w14:textId="77777777" w:rsidTr="00E023E8">
      <w:trPr>
        <w:trHeight w:val="482"/>
        <w:jc w:val="center"/>
      </w:trPr>
      <w:tc>
        <w:tcPr>
          <w:tcW w:w="1037" w:type="pct"/>
          <w:vMerge/>
          <w:vAlign w:val="center"/>
        </w:tcPr>
        <w:p w14:paraId="6D495DA9" w14:textId="77777777" w:rsidR="007E2FB6" w:rsidRPr="00336218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14:paraId="329B1269" w14:textId="2DC4867F" w:rsidR="007E2FB6" w:rsidRPr="00132C52" w:rsidRDefault="004C75B4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</w:rPr>
          </w:pPr>
          <w:r>
            <w:rPr>
              <w:rFonts w:ascii="Arial" w:hAnsi="Arial" w:cs="Arial"/>
              <w:color w:val="0070C0"/>
              <w:sz w:val="20"/>
              <w:szCs w:val="20"/>
              <w:lang w:val="bg-BG"/>
            </w:rPr>
            <w:t>ИЗМЕРВАНЕ ЕФИКАСНОСТ НА КОНТРОЛИТЕ</w:t>
          </w:r>
        </w:p>
      </w:tc>
      <w:tc>
        <w:tcPr>
          <w:tcW w:w="1191" w:type="pct"/>
          <w:vAlign w:val="center"/>
        </w:tcPr>
        <w:p w14:paraId="021E13D9" w14:textId="3F3FE112" w:rsidR="007E2FB6" w:rsidRPr="00336218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proofErr w:type="spellStart"/>
          <w:r w:rsidRPr="00336218">
            <w:rPr>
              <w:rFonts w:ascii="Arial" w:hAnsi="Arial" w:cs="Arial"/>
            </w:rPr>
            <w:t>Стр</w:t>
          </w:r>
          <w:proofErr w:type="spellEnd"/>
          <w:r w:rsidRPr="00336218">
            <w:rPr>
              <w:rFonts w:ascii="Arial" w:hAnsi="Arial" w:cs="Arial"/>
            </w:rPr>
            <w:t xml:space="preserve">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8C50FF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от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8C50FF">
            <w:rPr>
              <w:rFonts w:ascii="Arial" w:hAnsi="Arial" w:cs="Arial"/>
              <w:noProof/>
            </w:rPr>
            <w:t>4</w:t>
          </w:r>
          <w:r w:rsidRPr="00336218">
            <w:rPr>
              <w:rFonts w:ascii="Arial" w:hAnsi="Arial" w:cs="Arial"/>
            </w:rPr>
            <w:fldChar w:fldCharType="end"/>
          </w:r>
        </w:p>
      </w:tc>
    </w:tr>
  </w:tbl>
  <w:p w14:paraId="3D8DB373" w14:textId="77777777" w:rsidR="007E2FB6" w:rsidRDefault="007E2FB6" w:rsidP="00FD423E">
    <w:pPr>
      <w:pStyle w:val="Header"/>
      <w:tabs>
        <w:tab w:val="left" w:pos="426"/>
      </w:tabs>
      <w:ind w:left="-720" w:right="-432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D3DBDF1" w14:textId="77777777" w:rsidR="007E2FB6" w:rsidRPr="00A92252" w:rsidRDefault="007E2FB6" w:rsidP="00FD423E">
    <w:pPr>
      <w:pStyle w:val="Header"/>
      <w:ind w:left="-720" w:right="-432"/>
      <w:rPr>
        <w:noProof/>
      </w:rPr>
    </w:pPr>
    <w:r w:rsidRPr="00A92252">
      <w:rPr>
        <w:noProof/>
        <w:lang w:val="bg-BG" w:eastAsia="bg-BG"/>
      </w:rPr>
      <w:drawing>
        <wp:inline distT="0" distB="0" distL="0" distR="0" wp14:anchorId="3B9D0610" wp14:editId="11FE70E0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4ACC40E" w14:textId="77777777" w:rsidR="007E2FB6" w:rsidRDefault="007E2FB6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7E2FB6" w:rsidRPr="00336218" w14:paraId="009335AF" w14:textId="77777777" w:rsidTr="00E023E8">
      <w:trPr>
        <w:trHeight w:val="800"/>
      </w:trPr>
      <w:tc>
        <w:tcPr>
          <w:tcW w:w="1037" w:type="pct"/>
          <w:vMerge w:val="restart"/>
          <w:vAlign w:val="center"/>
        </w:tcPr>
        <w:p w14:paraId="22EA3085" w14:textId="0B587D5F" w:rsidR="007E2FB6" w:rsidRPr="00336218" w:rsidRDefault="008C50FF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ins w:id="2" w:author="Microsoft account" w:date="2022-06-06T15:32:00Z">
            <w:r>
              <w:rPr>
                <w:rFonts w:ascii="Arial" w:hAnsi="Arial" w:cs="Arial"/>
                <w:lang w:val="bg-BG"/>
              </w:rPr>
              <w:t>"С-ТРЪСТ ГРУП" ЕООД</w:t>
            </w:r>
          </w:ins>
          <w:del w:id="3" w:author="Microsoft account" w:date="2022-06-06T15:32:00Z">
            <w:r w:rsidR="007E2FB6" w:rsidRPr="00A92252" w:rsidDel="008C50FF">
              <w:rPr>
                <w:noProof/>
                <w:lang w:val="bg-BG" w:eastAsia="bg-BG"/>
              </w:rPr>
              <w:drawing>
                <wp:inline distT="0" distB="0" distL="0" distR="0" wp14:anchorId="693D0BC7" wp14:editId="65F9B94B">
                  <wp:extent cx="1190625" cy="609600"/>
                  <wp:effectExtent l="0" t="0" r="0" b="0"/>
                  <wp:docPr id="123" name="Picture 1" descr="C:\Users\vanya.georgieva\Documents\Company\LOGA\Logo S&amp;T\logo_group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vanya.georgieva\Documents\Company\LOGA\Logo S&amp;T\logo_group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72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25" cy="60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del>
        </w:p>
      </w:tc>
      <w:tc>
        <w:tcPr>
          <w:tcW w:w="2772" w:type="pct"/>
          <w:vAlign w:val="center"/>
        </w:tcPr>
        <w:p w14:paraId="0D54134B" w14:textId="77777777" w:rsidR="007E2FB6" w:rsidRPr="00410728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BC492B">
            <w:rPr>
              <w:rFonts w:ascii="Arial" w:hAnsi="Arial" w:cs="Arial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6D74E7D4" w14:textId="4BE7CC58" w:rsidR="007E2FB6" w:rsidRPr="00410728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336218">
            <w:rPr>
              <w:rFonts w:ascii="Arial" w:hAnsi="Arial" w:cs="Arial"/>
            </w:rPr>
            <w:t>PU</w:t>
          </w:r>
          <w:r w:rsidRPr="00410728">
            <w:rPr>
              <w:rFonts w:ascii="Arial" w:hAnsi="Arial" w:cs="Arial"/>
              <w:lang w:val="ru-RU"/>
            </w:rPr>
            <w:t xml:space="preserve"> </w:t>
          </w:r>
          <w:r w:rsidR="004C75B4">
            <w:rPr>
              <w:rFonts w:ascii="Arial" w:hAnsi="Arial" w:cs="Arial"/>
              <w:lang w:val="ru-RU"/>
            </w:rPr>
            <w:t>24</w:t>
          </w:r>
        </w:p>
        <w:p w14:paraId="38EEAA13" w14:textId="77777777" w:rsidR="007E2FB6" w:rsidRPr="00410728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ru-RU"/>
            </w:rPr>
          </w:pPr>
          <w:r w:rsidRPr="00410728">
            <w:rPr>
              <w:rFonts w:ascii="Arial" w:hAnsi="Arial" w:cs="Arial"/>
              <w:lang w:val="ru-RU"/>
            </w:rPr>
            <w:t>Влиза в сила от:</w:t>
          </w:r>
        </w:p>
        <w:p w14:paraId="36FF70B2" w14:textId="301D8331" w:rsidR="007E2FB6" w:rsidRPr="00757103" w:rsidRDefault="008C50FF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ins w:id="4" w:author="Microsoft account" w:date="2022-06-06T15:33:00Z">
            <w:r>
              <w:rPr>
                <w:sz w:val="18"/>
                <w:szCs w:val="18"/>
                <w:lang w:val="bg-BG"/>
              </w:rPr>
              <w:t>24.03.2022</w:t>
            </w:r>
          </w:ins>
          <w:del w:id="5" w:author="Microsoft account" w:date="2022-06-06T15:33:00Z">
            <w:r w:rsidR="007E2FB6" w:rsidDel="008C50FF">
              <w:rPr>
                <w:rFonts w:ascii="Arial" w:hAnsi="Arial" w:cs="Arial"/>
                <w:lang w:val="bg-BG"/>
              </w:rPr>
              <w:delText>15</w:delText>
            </w:r>
            <w:r w:rsidR="007E2FB6" w:rsidDel="008C50FF">
              <w:rPr>
                <w:rFonts w:ascii="Arial" w:hAnsi="Arial" w:cs="Arial"/>
              </w:rPr>
              <w:delText>.07.2015</w:delText>
            </w:r>
          </w:del>
          <w:bookmarkStart w:id="6" w:name="_GoBack"/>
          <w:bookmarkEnd w:id="6"/>
        </w:p>
      </w:tc>
    </w:tr>
    <w:tr w:rsidR="007E2FB6" w:rsidRPr="00336218" w14:paraId="34E1B038" w14:textId="77777777" w:rsidTr="00E023E8">
      <w:tc>
        <w:tcPr>
          <w:tcW w:w="1037" w:type="pct"/>
          <w:vMerge/>
          <w:vAlign w:val="center"/>
        </w:tcPr>
        <w:p w14:paraId="2A7F25F6" w14:textId="77777777" w:rsidR="007E2FB6" w:rsidRPr="00336218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14:paraId="6AE0085C" w14:textId="77777777" w:rsidR="007E2FB6" w:rsidRPr="00336218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336218">
            <w:rPr>
              <w:rFonts w:ascii="Arial" w:hAnsi="Arial" w:cs="Arial"/>
            </w:rPr>
            <w:t>ПРОЦЕДУРА ПО УПРАВЛЕНИЕ</w:t>
          </w:r>
        </w:p>
      </w:tc>
      <w:tc>
        <w:tcPr>
          <w:tcW w:w="1191" w:type="pct"/>
          <w:vAlign w:val="center"/>
        </w:tcPr>
        <w:p w14:paraId="2FADAD64" w14:textId="77777777" w:rsidR="007E2FB6" w:rsidRPr="00A732E4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Служебно ползване</w:t>
          </w:r>
        </w:p>
      </w:tc>
    </w:tr>
    <w:tr w:rsidR="007E2FB6" w:rsidRPr="00336218" w14:paraId="79BA64F7" w14:textId="77777777" w:rsidTr="00E023E8">
      <w:tc>
        <w:tcPr>
          <w:tcW w:w="1037" w:type="pct"/>
          <w:vMerge/>
          <w:vAlign w:val="center"/>
        </w:tcPr>
        <w:p w14:paraId="5132147B" w14:textId="77777777" w:rsidR="007E2FB6" w:rsidRPr="00336218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14:paraId="09489F1C" w14:textId="313CB7F2" w:rsidR="007E2FB6" w:rsidRPr="00336218" w:rsidRDefault="004C75B4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>
            <w:rPr>
              <w:rFonts w:ascii="Arial" w:hAnsi="Arial" w:cs="Arial"/>
              <w:color w:val="0070C0"/>
              <w:sz w:val="20"/>
              <w:szCs w:val="20"/>
              <w:lang w:val="bg-BG"/>
            </w:rPr>
            <w:t>ИЗМЕРВАНЕ ЕФИКАСНОСТ НА КОНТРОЛИТЕ</w:t>
          </w:r>
        </w:p>
      </w:tc>
      <w:tc>
        <w:tcPr>
          <w:tcW w:w="1191" w:type="pct"/>
          <w:vAlign w:val="center"/>
        </w:tcPr>
        <w:p w14:paraId="420CA247" w14:textId="43270F86" w:rsidR="007E2FB6" w:rsidRPr="00336218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proofErr w:type="spellStart"/>
          <w:r w:rsidRPr="00336218">
            <w:rPr>
              <w:rFonts w:ascii="Arial" w:hAnsi="Arial" w:cs="Arial"/>
            </w:rPr>
            <w:t>Стр</w:t>
          </w:r>
          <w:proofErr w:type="spellEnd"/>
          <w:r w:rsidRPr="00336218">
            <w:rPr>
              <w:rFonts w:ascii="Arial" w:hAnsi="Arial" w:cs="Arial"/>
            </w:rPr>
            <w:t xml:space="preserve">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8C50FF">
            <w:rPr>
              <w:rFonts w:ascii="Arial" w:hAnsi="Arial" w:cs="Arial"/>
              <w:noProof/>
            </w:rPr>
            <w:t>1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от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8C50FF">
            <w:rPr>
              <w:rFonts w:ascii="Arial" w:hAnsi="Arial" w:cs="Arial"/>
              <w:noProof/>
            </w:rPr>
            <w:t>4</w:t>
          </w:r>
          <w:r w:rsidRPr="00336218">
            <w:rPr>
              <w:rFonts w:ascii="Arial" w:hAnsi="Arial" w:cs="Arial"/>
            </w:rPr>
            <w:fldChar w:fldCharType="end"/>
          </w:r>
        </w:p>
      </w:tc>
    </w:tr>
    <w:tr w:rsidR="007E2FB6" w:rsidRPr="00410728" w14:paraId="0BD0A783" w14:textId="77777777" w:rsidTr="00E023E8">
      <w:tc>
        <w:tcPr>
          <w:tcW w:w="5000" w:type="pct"/>
          <w:gridSpan w:val="3"/>
          <w:vAlign w:val="center"/>
        </w:tcPr>
        <w:p w14:paraId="7EC05C80" w14:textId="77777777" w:rsidR="007E2FB6" w:rsidRPr="006B787F" w:rsidRDefault="007E2FB6" w:rsidP="00FD423E">
          <w:pPr>
            <w:pStyle w:val="tochka1"/>
            <w:ind w:left="426" w:hanging="426"/>
            <w:jc w:val="left"/>
            <w:rPr>
              <w:rFonts w:ascii="Arial" w:hAnsi="Arial" w:cs="Arial"/>
              <w:sz w:val="20"/>
              <w:szCs w:val="20"/>
            </w:rPr>
          </w:pPr>
          <w:r w:rsidRPr="00410728">
            <w:rPr>
              <w:rFonts w:ascii="Arial" w:hAnsi="Arial" w:cs="Arial"/>
              <w:sz w:val="20"/>
              <w:szCs w:val="20"/>
              <w:lang w:val="ru-RU"/>
            </w:rPr>
            <w:t xml:space="preserve">                                                                                          </w:t>
          </w:r>
          <w:r>
            <w:rPr>
              <w:rFonts w:ascii="Arial" w:hAnsi="Arial" w:cs="Arial"/>
              <w:sz w:val="20"/>
              <w:szCs w:val="20"/>
              <w:lang w:val="ru-RU"/>
            </w:rPr>
            <w:t xml:space="preserve">             </w:t>
          </w:r>
          <w:r w:rsidRPr="00410728">
            <w:rPr>
              <w:rFonts w:ascii="Arial" w:hAnsi="Arial" w:cs="Arial"/>
              <w:sz w:val="20"/>
              <w:szCs w:val="20"/>
              <w:lang w:val="ru-RU"/>
            </w:rPr>
            <w:t xml:space="preserve">              </w:t>
          </w:r>
          <w:r w:rsidRPr="006B787F">
            <w:rPr>
              <w:rFonts w:ascii="Arial" w:hAnsi="Arial" w:cs="Arial"/>
              <w:sz w:val="20"/>
              <w:szCs w:val="20"/>
            </w:rPr>
            <w:t>Утвърдил</w:t>
          </w:r>
        </w:p>
        <w:p w14:paraId="34A9959C" w14:textId="77777777" w:rsidR="007E2FB6" w:rsidRPr="006B787F" w:rsidRDefault="007E2FB6" w:rsidP="00FD423E">
          <w:pPr>
            <w:pStyle w:val="tochka1"/>
            <w:ind w:left="426" w:hanging="426"/>
            <w:jc w:val="left"/>
            <w:rPr>
              <w:rFonts w:ascii="Arial" w:hAnsi="Arial" w:cs="Arial"/>
              <w:sz w:val="20"/>
              <w:szCs w:val="20"/>
            </w:rPr>
          </w:pPr>
          <w:r w:rsidRPr="00410728">
            <w:rPr>
              <w:rFonts w:ascii="Arial" w:hAnsi="Arial" w:cs="Arial"/>
              <w:sz w:val="20"/>
              <w:szCs w:val="20"/>
              <w:lang w:val="ru-RU"/>
            </w:rPr>
            <w:t xml:space="preserve">              </w:t>
          </w:r>
          <w:r>
            <w:rPr>
              <w:rFonts w:ascii="Arial" w:hAnsi="Arial" w:cs="Arial"/>
              <w:sz w:val="20"/>
              <w:szCs w:val="20"/>
              <w:lang w:val="ru-RU"/>
            </w:rPr>
            <w:t>ПСУ:</w:t>
          </w:r>
          <w:r w:rsidRPr="006B787F">
            <w:rPr>
              <w:rFonts w:ascii="Arial" w:hAnsi="Arial" w:cs="Arial"/>
              <w:sz w:val="20"/>
              <w:szCs w:val="20"/>
            </w:rPr>
            <w:tab/>
          </w:r>
          <w:r w:rsidRPr="006B787F">
            <w:rPr>
              <w:rFonts w:ascii="Arial" w:hAnsi="Arial" w:cs="Arial"/>
              <w:sz w:val="20"/>
              <w:szCs w:val="20"/>
            </w:rPr>
            <w:tab/>
          </w:r>
          <w:r w:rsidRPr="006B787F">
            <w:rPr>
              <w:rFonts w:ascii="Arial" w:hAnsi="Arial" w:cs="Arial"/>
              <w:sz w:val="20"/>
              <w:szCs w:val="20"/>
            </w:rPr>
            <w:tab/>
            <w:t xml:space="preserve">                                    </w:t>
          </w:r>
          <w:r w:rsidRPr="006B787F">
            <w:rPr>
              <w:rFonts w:ascii="Arial" w:hAnsi="Arial" w:cs="Arial"/>
              <w:sz w:val="20"/>
              <w:szCs w:val="20"/>
            </w:rPr>
            <w:tab/>
            <w:t xml:space="preserve">      </w:t>
          </w:r>
          <w:r w:rsidRPr="00410728">
            <w:rPr>
              <w:rFonts w:ascii="Arial" w:hAnsi="Arial" w:cs="Arial"/>
              <w:sz w:val="20"/>
              <w:szCs w:val="20"/>
              <w:lang w:val="ru-RU"/>
            </w:rPr>
            <w:t xml:space="preserve">   </w:t>
          </w:r>
          <w:r>
            <w:rPr>
              <w:rFonts w:ascii="Arial" w:hAnsi="Arial" w:cs="Arial"/>
              <w:sz w:val="20"/>
              <w:szCs w:val="20"/>
              <w:lang w:val="ru-RU"/>
            </w:rPr>
            <w:t xml:space="preserve">       </w:t>
          </w:r>
          <w:r w:rsidRPr="00410728">
            <w:rPr>
              <w:rFonts w:ascii="Arial" w:hAnsi="Arial" w:cs="Arial"/>
              <w:sz w:val="20"/>
              <w:szCs w:val="20"/>
              <w:lang w:val="ru-RU"/>
            </w:rPr>
            <w:t xml:space="preserve">    </w:t>
          </w:r>
          <w:r w:rsidRPr="006B787F">
            <w:rPr>
              <w:rFonts w:ascii="Arial" w:hAnsi="Arial" w:cs="Arial"/>
              <w:sz w:val="20"/>
              <w:szCs w:val="20"/>
            </w:rPr>
            <w:t xml:space="preserve"> </w:t>
          </w:r>
          <w:r>
            <w:rPr>
              <w:rFonts w:ascii="Arial" w:hAnsi="Arial" w:cs="Arial"/>
              <w:sz w:val="20"/>
              <w:szCs w:val="20"/>
              <w:lang w:val="en-US"/>
            </w:rPr>
            <w:t xml:space="preserve">      </w:t>
          </w:r>
          <w:r w:rsidRPr="006B787F">
            <w:rPr>
              <w:rFonts w:ascii="Arial" w:hAnsi="Arial" w:cs="Arial"/>
              <w:sz w:val="20"/>
              <w:szCs w:val="20"/>
            </w:rPr>
            <w:t>Управител:</w:t>
          </w:r>
        </w:p>
        <w:p w14:paraId="68DD45EE" w14:textId="4D8D3C97" w:rsidR="007E2FB6" w:rsidRPr="00410728" w:rsidRDefault="007E2FB6" w:rsidP="00FD423E">
          <w:pPr>
            <w:spacing w:before="60" w:after="0" w:line="240" w:lineRule="auto"/>
            <w:rPr>
              <w:rFonts w:ascii="Arial" w:hAnsi="Arial" w:cs="Arial"/>
              <w:lang w:val="ru-RU"/>
            </w:rPr>
          </w:pPr>
          <w:r w:rsidRPr="00410728">
            <w:rPr>
              <w:rFonts w:ascii="Arial" w:hAnsi="Arial" w:cs="Arial"/>
              <w:sz w:val="20"/>
              <w:szCs w:val="20"/>
              <w:lang w:val="ru-RU"/>
            </w:rPr>
            <w:t xml:space="preserve"> </w:t>
          </w:r>
          <w:r>
            <w:rPr>
              <w:rFonts w:ascii="Arial" w:hAnsi="Arial" w:cs="Arial"/>
              <w:sz w:val="20"/>
              <w:szCs w:val="20"/>
              <w:lang w:val="ru-RU"/>
            </w:rPr>
            <w:t xml:space="preserve">                      /</w:t>
          </w:r>
          <w:ins w:id="7" w:author="Microsoft account" w:date="2022-06-06T15:32:00Z">
            <w:r w:rsidR="008C50FF">
              <w:rPr>
                <w:rFonts w:ascii="Arial" w:hAnsi="Arial" w:cs="Arial"/>
                <w:sz w:val="20"/>
                <w:szCs w:val="20"/>
                <w:lang w:val="ru-RU"/>
              </w:rPr>
              <w:t>……………………</w:t>
            </w:r>
          </w:ins>
          <w:ins w:id="8" w:author="Microsoft account" w:date="2022-06-06T15:33:00Z">
            <w:r w:rsidR="008C50FF">
              <w:rPr>
                <w:rFonts w:ascii="Arial" w:hAnsi="Arial" w:cs="Arial"/>
                <w:sz w:val="20"/>
                <w:szCs w:val="20"/>
                <w:lang w:val="ru-RU"/>
              </w:rPr>
              <w:t>……………</w:t>
            </w:r>
          </w:ins>
          <w:del w:id="9" w:author="Microsoft account" w:date="2022-06-06T15:32:00Z">
            <w:r w:rsidDel="008C50FF">
              <w:rPr>
                <w:rFonts w:ascii="Arial" w:hAnsi="Arial" w:cs="Arial"/>
                <w:sz w:val="20"/>
                <w:szCs w:val="20"/>
                <w:lang w:val="ru-RU"/>
              </w:rPr>
              <w:delText>Васил Минев</w:delText>
            </w:r>
          </w:del>
          <w:r>
            <w:rPr>
              <w:rFonts w:ascii="Arial" w:hAnsi="Arial" w:cs="Arial"/>
              <w:sz w:val="20"/>
              <w:szCs w:val="20"/>
              <w:lang w:val="ru-RU"/>
            </w:rPr>
            <w:t xml:space="preserve">/     </w:t>
          </w:r>
          <w:r w:rsidRPr="00410728">
            <w:rPr>
              <w:rFonts w:ascii="Arial" w:hAnsi="Arial" w:cs="Arial"/>
              <w:sz w:val="20"/>
              <w:szCs w:val="20"/>
              <w:lang w:val="ru-RU"/>
            </w:rPr>
            <w:tab/>
          </w:r>
          <w:r w:rsidRPr="00410728">
            <w:rPr>
              <w:rFonts w:ascii="Arial" w:hAnsi="Arial" w:cs="Arial"/>
              <w:sz w:val="20"/>
              <w:szCs w:val="20"/>
              <w:lang w:val="ru-RU"/>
            </w:rPr>
            <w:tab/>
            <w:t xml:space="preserve">              </w:t>
          </w:r>
          <w:r>
            <w:rPr>
              <w:rFonts w:ascii="Arial" w:hAnsi="Arial" w:cs="Arial"/>
              <w:sz w:val="20"/>
              <w:szCs w:val="20"/>
              <w:lang w:val="bg-BG"/>
            </w:rPr>
            <w:t xml:space="preserve">                </w:t>
          </w:r>
          <w:r w:rsidRPr="00410728">
            <w:rPr>
              <w:rFonts w:ascii="Arial" w:hAnsi="Arial" w:cs="Arial"/>
              <w:sz w:val="20"/>
              <w:szCs w:val="20"/>
              <w:lang w:val="ru-RU"/>
            </w:rPr>
            <w:t xml:space="preserve">     </w:t>
          </w:r>
          <w:r>
            <w:rPr>
              <w:rFonts w:ascii="Arial" w:hAnsi="Arial" w:cs="Arial"/>
              <w:sz w:val="20"/>
              <w:szCs w:val="20"/>
              <w:lang w:val="ru-RU"/>
            </w:rPr>
            <w:t xml:space="preserve">      </w:t>
          </w:r>
          <w:r>
            <w:rPr>
              <w:rFonts w:ascii="Arial" w:hAnsi="Arial" w:cs="Arial"/>
              <w:sz w:val="20"/>
              <w:szCs w:val="20"/>
            </w:rPr>
            <w:t xml:space="preserve">        </w:t>
          </w:r>
          <w:r>
            <w:rPr>
              <w:rFonts w:ascii="Arial" w:hAnsi="Arial" w:cs="Arial"/>
              <w:sz w:val="20"/>
              <w:szCs w:val="20"/>
              <w:lang w:val="ru-RU"/>
            </w:rPr>
            <w:t>/</w:t>
          </w:r>
          <w:ins w:id="10" w:author="Microsoft account" w:date="2022-06-06T15:33:00Z">
            <w:r w:rsidR="008C50FF">
              <w:rPr>
                <w:sz w:val="18"/>
                <w:szCs w:val="18"/>
                <w:lang w:val="bg-BG"/>
              </w:rPr>
              <w:t xml:space="preserve"> </w:t>
            </w:r>
            <w:r w:rsidR="008C50FF">
              <w:rPr>
                <w:sz w:val="18"/>
                <w:szCs w:val="18"/>
                <w:lang w:val="bg-BG"/>
              </w:rPr>
              <w:t>Станимир Николов</w:t>
            </w:r>
          </w:ins>
          <w:del w:id="11" w:author="Microsoft account" w:date="2022-06-06T15:33:00Z">
            <w:r w:rsidRPr="00BC492B" w:rsidDel="008C50FF">
              <w:rPr>
                <w:rFonts w:ascii="Arial" w:hAnsi="Arial" w:cs="Arial"/>
                <w:sz w:val="20"/>
              </w:rPr>
              <w:delText>Злати Петров</w:delText>
            </w:r>
            <w:r w:rsidDel="008C50FF">
              <w:rPr>
                <w:rFonts w:ascii="Arial" w:hAnsi="Arial" w:cs="Arial"/>
                <w:sz w:val="20"/>
                <w:szCs w:val="20"/>
                <w:lang w:val="ru-RU"/>
              </w:rPr>
              <w:delText xml:space="preserve"> </w:delText>
            </w:r>
          </w:del>
          <w:r w:rsidRPr="00410728">
            <w:rPr>
              <w:rFonts w:ascii="Arial" w:hAnsi="Arial" w:cs="Arial"/>
              <w:sz w:val="20"/>
              <w:szCs w:val="20"/>
              <w:lang w:val="ru-RU"/>
            </w:rPr>
            <w:t>/</w:t>
          </w:r>
        </w:p>
      </w:tc>
    </w:tr>
  </w:tbl>
  <w:p w14:paraId="5EB6FD37" w14:textId="77777777" w:rsidR="007E2FB6" w:rsidRPr="00FD423E" w:rsidRDefault="007E2FB6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F83B73"/>
    <w:multiLevelType w:val="hybridMultilevel"/>
    <w:tmpl w:val="D99007F2"/>
    <w:lvl w:ilvl="0" w:tplc="8C8A25A2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E61C50"/>
    <w:multiLevelType w:val="multilevel"/>
    <w:tmpl w:val="ABB6F7EE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>
    <w:nsid w:val="05874AF6"/>
    <w:multiLevelType w:val="hybridMultilevel"/>
    <w:tmpl w:val="F59889B6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">
    <w:nsid w:val="15C60142"/>
    <w:multiLevelType w:val="hybridMultilevel"/>
    <w:tmpl w:val="FC1C442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CB87267"/>
    <w:multiLevelType w:val="hybridMultilevel"/>
    <w:tmpl w:val="5480390A"/>
    <w:lvl w:ilvl="0" w:tplc="0402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5">
    <w:nsid w:val="1D05008E"/>
    <w:multiLevelType w:val="hybridMultilevel"/>
    <w:tmpl w:val="0E1CCC1C"/>
    <w:lvl w:ilvl="0" w:tplc="8C8A25A2">
      <w:start w:val="1"/>
      <w:numFmt w:val="bullet"/>
      <w:lvlText w:val="-"/>
      <w:lvlJc w:val="left"/>
      <w:pPr>
        <w:ind w:left="216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>
    <w:nsid w:val="1EAC6B45"/>
    <w:multiLevelType w:val="hybridMultilevel"/>
    <w:tmpl w:val="A656999E"/>
    <w:lvl w:ilvl="0" w:tplc="1FA67FF2">
      <w:start w:val="1"/>
      <w:numFmt w:val="bullet"/>
      <w:lvlText w:val=""/>
      <w:lvlJc w:val="left"/>
      <w:pPr>
        <w:tabs>
          <w:tab w:val="num" w:pos="720"/>
        </w:tabs>
        <w:ind w:left="720" w:hanging="363"/>
      </w:pPr>
      <w:rPr>
        <w:rFonts w:ascii="Symbol" w:hAnsi="Symbol" w:hint="default"/>
        <w:sz w:val="20"/>
        <w:szCs w:val="20"/>
      </w:rPr>
    </w:lvl>
    <w:lvl w:ilvl="1" w:tplc="04020003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218E00BF"/>
    <w:multiLevelType w:val="multilevel"/>
    <w:tmpl w:val="09F8DDFC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8">
    <w:nsid w:val="22A42513"/>
    <w:multiLevelType w:val="hybridMultilevel"/>
    <w:tmpl w:val="F8384224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9">
    <w:nsid w:val="2606760F"/>
    <w:multiLevelType w:val="hybridMultilevel"/>
    <w:tmpl w:val="EB6E77E0"/>
    <w:lvl w:ilvl="0" w:tplc="8C8A25A2">
      <w:start w:val="1"/>
      <w:numFmt w:val="bullet"/>
      <w:lvlText w:val="-"/>
      <w:lvlJc w:val="left"/>
      <w:pPr>
        <w:ind w:left="1260" w:hanging="360"/>
      </w:pPr>
      <w:rPr>
        <w:rFonts w:ascii="Arial" w:hAnsi="Arial" w:hint="default"/>
      </w:rPr>
    </w:lvl>
    <w:lvl w:ilvl="1" w:tplc="0402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0">
    <w:nsid w:val="2BC14A59"/>
    <w:multiLevelType w:val="hybridMultilevel"/>
    <w:tmpl w:val="EDC2B796"/>
    <w:lvl w:ilvl="0" w:tplc="8C8A25A2">
      <w:start w:val="1"/>
      <w:numFmt w:val="bullet"/>
      <w:lvlText w:val="-"/>
      <w:lvlJc w:val="left"/>
      <w:pPr>
        <w:ind w:left="1260" w:hanging="360"/>
      </w:pPr>
      <w:rPr>
        <w:rFonts w:ascii="Arial" w:hAnsi="Arial" w:hint="default"/>
      </w:rPr>
    </w:lvl>
    <w:lvl w:ilvl="1" w:tplc="0402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1">
    <w:nsid w:val="32E40C1C"/>
    <w:multiLevelType w:val="hybridMultilevel"/>
    <w:tmpl w:val="7D44F6A6"/>
    <w:lvl w:ilvl="0" w:tplc="8C8A25A2">
      <w:start w:val="1"/>
      <w:numFmt w:val="bullet"/>
      <w:lvlText w:val="-"/>
      <w:lvlJc w:val="left"/>
      <w:pPr>
        <w:ind w:left="1211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2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>
    <w:nsid w:val="35AC526A"/>
    <w:multiLevelType w:val="hybridMultilevel"/>
    <w:tmpl w:val="E63E5468"/>
    <w:lvl w:ilvl="0" w:tplc="1FA67FF2">
      <w:start w:val="1"/>
      <w:numFmt w:val="bullet"/>
      <w:lvlText w:val=""/>
      <w:lvlJc w:val="left"/>
      <w:pPr>
        <w:tabs>
          <w:tab w:val="num" w:pos="720"/>
        </w:tabs>
        <w:ind w:left="720" w:hanging="363"/>
      </w:pPr>
      <w:rPr>
        <w:rFonts w:ascii="Symbol" w:hAnsi="Symbol" w:hint="default"/>
        <w:sz w:val="20"/>
        <w:szCs w:val="20"/>
      </w:rPr>
    </w:lvl>
    <w:lvl w:ilvl="1" w:tplc="0402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3A5A47B3"/>
    <w:multiLevelType w:val="hybridMultilevel"/>
    <w:tmpl w:val="C880586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B6C6FF3"/>
    <w:multiLevelType w:val="multilevel"/>
    <w:tmpl w:val="09F8DDFC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6">
    <w:nsid w:val="3EE100A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>
    <w:nsid w:val="403D1E3B"/>
    <w:multiLevelType w:val="hybridMultilevel"/>
    <w:tmpl w:val="D320F2CC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2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8">
    <w:nsid w:val="495D3B03"/>
    <w:multiLevelType w:val="multilevel"/>
    <w:tmpl w:val="5E1240DA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9">
    <w:nsid w:val="49C13242"/>
    <w:multiLevelType w:val="hybridMultilevel"/>
    <w:tmpl w:val="80BC44B4"/>
    <w:lvl w:ilvl="0" w:tplc="0402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0">
    <w:nsid w:val="5ACD396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>
    <w:nsid w:val="5AD43D61"/>
    <w:multiLevelType w:val="hybridMultilevel"/>
    <w:tmpl w:val="C52CA778"/>
    <w:lvl w:ilvl="0" w:tplc="0402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2">
    <w:nsid w:val="5AF412C0"/>
    <w:multiLevelType w:val="hybridMultilevel"/>
    <w:tmpl w:val="E436A544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3">
    <w:nsid w:val="663669C4"/>
    <w:multiLevelType w:val="hybridMultilevel"/>
    <w:tmpl w:val="8F727F5E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4">
    <w:nsid w:val="6BD049D5"/>
    <w:multiLevelType w:val="multilevel"/>
    <w:tmpl w:val="77C2E122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5">
    <w:nsid w:val="6C413F91"/>
    <w:multiLevelType w:val="hybridMultilevel"/>
    <w:tmpl w:val="DA2AF87A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6">
    <w:nsid w:val="74970FB3"/>
    <w:multiLevelType w:val="hybridMultilevel"/>
    <w:tmpl w:val="D5B86CB6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7">
    <w:nsid w:val="75326214"/>
    <w:multiLevelType w:val="multilevel"/>
    <w:tmpl w:val="ABB6F7EE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8">
    <w:nsid w:val="76A9068C"/>
    <w:multiLevelType w:val="hybridMultilevel"/>
    <w:tmpl w:val="04DE2C5E"/>
    <w:lvl w:ilvl="0" w:tplc="B96AB526">
      <w:start w:val="4"/>
      <w:numFmt w:val="bullet"/>
      <w:lvlText w:val="-"/>
      <w:lvlJc w:val="left"/>
      <w:pPr>
        <w:ind w:left="1778" w:hanging="360"/>
      </w:pPr>
      <w:rPr>
        <w:rFonts w:ascii="Arial" w:eastAsia="Times New Roman" w:hAnsi="Arial" w:cs="Arial" w:hint="default"/>
      </w:rPr>
    </w:lvl>
    <w:lvl w:ilvl="1" w:tplc="0402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22"/>
  </w:num>
  <w:num w:numId="3">
    <w:abstractNumId w:val="21"/>
  </w:num>
  <w:num w:numId="4">
    <w:abstractNumId w:val="14"/>
  </w:num>
  <w:num w:numId="5">
    <w:abstractNumId w:val="4"/>
  </w:num>
  <w:num w:numId="6">
    <w:abstractNumId w:val="3"/>
  </w:num>
  <w:num w:numId="7">
    <w:abstractNumId w:val="19"/>
  </w:num>
  <w:num w:numId="8">
    <w:abstractNumId w:val="28"/>
  </w:num>
  <w:num w:numId="9">
    <w:abstractNumId w:val="25"/>
  </w:num>
  <w:num w:numId="10">
    <w:abstractNumId w:val="5"/>
  </w:num>
  <w:num w:numId="11">
    <w:abstractNumId w:val="16"/>
  </w:num>
  <w:num w:numId="12">
    <w:abstractNumId w:val="18"/>
  </w:num>
  <w:num w:numId="13">
    <w:abstractNumId w:val="20"/>
  </w:num>
  <w:num w:numId="14">
    <w:abstractNumId w:val="24"/>
  </w:num>
  <w:num w:numId="15">
    <w:abstractNumId w:val="26"/>
  </w:num>
  <w:num w:numId="16">
    <w:abstractNumId w:val="1"/>
  </w:num>
  <w:num w:numId="17">
    <w:abstractNumId w:val="23"/>
  </w:num>
  <w:num w:numId="18">
    <w:abstractNumId w:val="17"/>
  </w:num>
  <w:num w:numId="19">
    <w:abstractNumId w:val="27"/>
  </w:num>
  <w:num w:numId="20">
    <w:abstractNumId w:val="8"/>
  </w:num>
  <w:num w:numId="21">
    <w:abstractNumId w:val="7"/>
  </w:num>
  <w:num w:numId="22">
    <w:abstractNumId w:val="9"/>
  </w:num>
  <w:num w:numId="23">
    <w:abstractNumId w:val="0"/>
  </w:num>
  <w:num w:numId="24">
    <w:abstractNumId w:val="11"/>
  </w:num>
  <w:num w:numId="25">
    <w:abstractNumId w:val="15"/>
  </w:num>
  <w:num w:numId="26">
    <w:abstractNumId w:val="10"/>
  </w:num>
  <w:num w:numId="27">
    <w:abstractNumId w:val="2"/>
  </w:num>
  <w:num w:numId="28">
    <w:abstractNumId w:val="6"/>
  </w:num>
  <w:num w:numId="29">
    <w:abstractNumId w:val="13"/>
  </w:num>
  <w:num w:numId="30">
    <w:abstractNumId w:val="12"/>
  </w:num>
  <w:num w:numId="31">
    <w:abstractNumId w:val="12"/>
  </w:num>
  <w:num w:numId="32">
    <w:abstractNumId w:val="12"/>
  </w:num>
  <w:num w:numId="33">
    <w:abstractNumId w:val="12"/>
  </w:num>
  <w:num w:numId="34">
    <w:abstractNumId w:val="12"/>
  </w:num>
  <w:num w:numId="35">
    <w:abstractNumId w:val="12"/>
  </w:num>
  <w:numIdMacAtCleanup w:val="10"/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Microsoft account">
    <w15:presenceInfo w15:providerId="Windows Live" w15:userId="536093a8ebe7f7f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trackRevisions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72CA"/>
    <w:rsid w:val="00017BA1"/>
    <w:rsid w:val="00020389"/>
    <w:rsid w:val="00021D5A"/>
    <w:rsid w:val="00033CD3"/>
    <w:rsid w:val="0004161F"/>
    <w:rsid w:val="000447F8"/>
    <w:rsid w:val="00046032"/>
    <w:rsid w:val="00056E51"/>
    <w:rsid w:val="000606FC"/>
    <w:rsid w:val="0007215F"/>
    <w:rsid w:val="00076AF8"/>
    <w:rsid w:val="0008255D"/>
    <w:rsid w:val="00090267"/>
    <w:rsid w:val="0009210D"/>
    <w:rsid w:val="000B0C4F"/>
    <w:rsid w:val="000C49A1"/>
    <w:rsid w:val="000E782E"/>
    <w:rsid w:val="00104B77"/>
    <w:rsid w:val="00111371"/>
    <w:rsid w:val="00115544"/>
    <w:rsid w:val="00123650"/>
    <w:rsid w:val="00124FF3"/>
    <w:rsid w:val="00130091"/>
    <w:rsid w:val="00130E06"/>
    <w:rsid w:val="00131572"/>
    <w:rsid w:val="00132C52"/>
    <w:rsid w:val="0013319F"/>
    <w:rsid w:val="00135E34"/>
    <w:rsid w:val="00136FE3"/>
    <w:rsid w:val="001422A2"/>
    <w:rsid w:val="0014350E"/>
    <w:rsid w:val="001629CB"/>
    <w:rsid w:val="00164A78"/>
    <w:rsid w:val="00167DBA"/>
    <w:rsid w:val="00170323"/>
    <w:rsid w:val="00174A77"/>
    <w:rsid w:val="001843CB"/>
    <w:rsid w:val="0019203D"/>
    <w:rsid w:val="001927A2"/>
    <w:rsid w:val="0019660F"/>
    <w:rsid w:val="001A0F40"/>
    <w:rsid w:val="001A43F6"/>
    <w:rsid w:val="001A4F24"/>
    <w:rsid w:val="001C0C20"/>
    <w:rsid w:val="001C450E"/>
    <w:rsid w:val="001C68CB"/>
    <w:rsid w:val="001D03FF"/>
    <w:rsid w:val="001D7E72"/>
    <w:rsid w:val="001F20AF"/>
    <w:rsid w:val="002026E8"/>
    <w:rsid w:val="0022127D"/>
    <w:rsid w:val="002407FD"/>
    <w:rsid w:val="002446BA"/>
    <w:rsid w:val="00252C8B"/>
    <w:rsid w:val="002544D5"/>
    <w:rsid w:val="00257223"/>
    <w:rsid w:val="00260361"/>
    <w:rsid w:val="002607A6"/>
    <w:rsid w:val="00263136"/>
    <w:rsid w:val="00264E56"/>
    <w:rsid w:val="00272D62"/>
    <w:rsid w:val="00284862"/>
    <w:rsid w:val="00285220"/>
    <w:rsid w:val="0028598D"/>
    <w:rsid w:val="002943D9"/>
    <w:rsid w:val="0029576D"/>
    <w:rsid w:val="002A0AB4"/>
    <w:rsid w:val="002A0FEA"/>
    <w:rsid w:val="002A35E6"/>
    <w:rsid w:val="002A38AB"/>
    <w:rsid w:val="002B26FB"/>
    <w:rsid w:val="002B5DC3"/>
    <w:rsid w:val="002B668A"/>
    <w:rsid w:val="002D2877"/>
    <w:rsid w:val="002E4565"/>
    <w:rsid w:val="00301DDF"/>
    <w:rsid w:val="003272B5"/>
    <w:rsid w:val="00333F4F"/>
    <w:rsid w:val="00336218"/>
    <w:rsid w:val="003410F1"/>
    <w:rsid w:val="003450E3"/>
    <w:rsid w:val="0035475A"/>
    <w:rsid w:val="0035481C"/>
    <w:rsid w:val="003562E3"/>
    <w:rsid w:val="00363789"/>
    <w:rsid w:val="0036674A"/>
    <w:rsid w:val="00366C9A"/>
    <w:rsid w:val="00371E3B"/>
    <w:rsid w:val="003737DB"/>
    <w:rsid w:val="003757E8"/>
    <w:rsid w:val="00382668"/>
    <w:rsid w:val="00390158"/>
    <w:rsid w:val="00390AED"/>
    <w:rsid w:val="00397F30"/>
    <w:rsid w:val="003B25D0"/>
    <w:rsid w:val="003B3AA3"/>
    <w:rsid w:val="003C3A18"/>
    <w:rsid w:val="003C4453"/>
    <w:rsid w:val="003D42CE"/>
    <w:rsid w:val="003E0EE9"/>
    <w:rsid w:val="003E220A"/>
    <w:rsid w:val="003E7B14"/>
    <w:rsid w:val="003F2E36"/>
    <w:rsid w:val="003F3378"/>
    <w:rsid w:val="003F5AA3"/>
    <w:rsid w:val="00410728"/>
    <w:rsid w:val="0041096C"/>
    <w:rsid w:val="00410FA2"/>
    <w:rsid w:val="00410FF8"/>
    <w:rsid w:val="00411AE7"/>
    <w:rsid w:val="00421622"/>
    <w:rsid w:val="00424FFD"/>
    <w:rsid w:val="0043162C"/>
    <w:rsid w:val="004360F8"/>
    <w:rsid w:val="0044021A"/>
    <w:rsid w:val="004538DA"/>
    <w:rsid w:val="0046150B"/>
    <w:rsid w:val="00465846"/>
    <w:rsid w:val="004672EE"/>
    <w:rsid w:val="00470BEF"/>
    <w:rsid w:val="0049156C"/>
    <w:rsid w:val="00497626"/>
    <w:rsid w:val="004A58EC"/>
    <w:rsid w:val="004B4899"/>
    <w:rsid w:val="004B4F7A"/>
    <w:rsid w:val="004B5A68"/>
    <w:rsid w:val="004C294F"/>
    <w:rsid w:val="004C75B4"/>
    <w:rsid w:val="004D34AD"/>
    <w:rsid w:val="004D467F"/>
    <w:rsid w:val="004D7199"/>
    <w:rsid w:val="004E2D38"/>
    <w:rsid w:val="004E652A"/>
    <w:rsid w:val="00510151"/>
    <w:rsid w:val="00515B35"/>
    <w:rsid w:val="00516989"/>
    <w:rsid w:val="0052316B"/>
    <w:rsid w:val="00524A74"/>
    <w:rsid w:val="005308D3"/>
    <w:rsid w:val="00553AB4"/>
    <w:rsid w:val="005670D2"/>
    <w:rsid w:val="0057736F"/>
    <w:rsid w:val="00582253"/>
    <w:rsid w:val="00583FAB"/>
    <w:rsid w:val="00595864"/>
    <w:rsid w:val="005A5BA8"/>
    <w:rsid w:val="005A608F"/>
    <w:rsid w:val="005A6D70"/>
    <w:rsid w:val="005B3E93"/>
    <w:rsid w:val="005B4050"/>
    <w:rsid w:val="005B519D"/>
    <w:rsid w:val="005B5984"/>
    <w:rsid w:val="005C1D44"/>
    <w:rsid w:val="005D177F"/>
    <w:rsid w:val="005D628C"/>
    <w:rsid w:val="005E6602"/>
    <w:rsid w:val="00602640"/>
    <w:rsid w:val="00603A8D"/>
    <w:rsid w:val="006047F5"/>
    <w:rsid w:val="006120FF"/>
    <w:rsid w:val="0062381E"/>
    <w:rsid w:val="0063022A"/>
    <w:rsid w:val="006308B0"/>
    <w:rsid w:val="0063202A"/>
    <w:rsid w:val="0064440A"/>
    <w:rsid w:val="00653530"/>
    <w:rsid w:val="0066161F"/>
    <w:rsid w:val="0067059D"/>
    <w:rsid w:val="00672B08"/>
    <w:rsid w:val="0068703E"/>
    <w:rsid w:val="00694714"/>
    <w:rsid w:val="006A24E1"/>
    <w:rsid w:val="006A3C8A"/>
    <w:rsid w:val="006B04F1"/>
    <w:rsid w:val="006B2B55"/>
    <w:rsid w:val="006B5A0E"/>
    <w:rsid w:val="006B787F"/>
    <w:rsid w:val="006B7E31"/>
    <w:rsid w:val="006E4AFB"/>
    <w:rsid w:val="007008A4"/>
    <w:rsid w:val="00702EA0"/>
    <w:rsid w:val="007055E8"/>
    <w:rsid w:val="007209F3"/>
    <w:rsid w:val="0072107B"/>
    <w:rsid w:val="00723C27"/>
    <w:rsid w:val="00727C08"/>
    <w:rsid w:val="00734413"/>
    <w:rsid w:val="0073596E"/>
    <w:rsid w:val="0074262D"/>
    <w:rsid w:val="00750026"/>
    <w:rsid w:val="00751D3B"/>
    <w:rsid w:val="0075700A"/>
    <w:rsid w:val="00757103"/>
    <w:rsid w:val="00767C47"/>
    <w:rsid w:val="007759A5"/>
    <w:rsid w:val="00785906"/>
    <w:rsid w:val="007861B9"/>
    <w:rsid w:val="00797046"/>
    <w:rsid w:val="007A52FC"/>
    <w:rsid w:val="007B67F1"/>
    <w:rsid w:val="007D37C6"/>
    <w:rsid w:val="007D4ADE"/>
    <w:rsid w:val="007D4C36"/>
    <w:rsid w:val="007D76E2"/>
    <w:rsid w:val="007E07FE"/>
    <w:rsid w:val="007E152D"/>
    <w:rsid w:val="007E2FB6"/>
    <w:rsid w:val="00804AE7"/>
    <w:rsid w:val="00812ADA"/>
    <w:rsid w:val="0082519A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70959"/>
    <w:rsid w:val="008720CE"/>
    <w:rsid w:val="00874CB5"/>
    <w:rsid w:val="0088134E"/>
    <w:rsid w:val="00881748"/>
    <w:rsid w:val="00882FA2"/>
    <w:rsid w:val="00884AC9"/>
    <w:rsid w:val="008910C7"/>
    <w:rsid w:val="00891AB1"/>
    <w:rsid w:val="008967D2"/>
    <w:rsid w:val="008A1D18"/>
    <w:rsid w:val="008A4ABF"/>
    <w:rsid w:val="008B462B"/>
    <w:rsid w:val="008C4563"/>
    <w:rsid w:val="008C50FF"/>
    <w:rsid w:val="008C57D1"/>
    <w:rsid w:val="008D0EFC"/>
    <w:rsid w:val="008F1FEB"/>
    <w:rsid w:val="008F5107"/>
    <w:rsid w:val="008F685D"/>
    <w:rsid w:val="0091257F"/>
    <w:rsid w:val="0093028E"/>
    <w:rsid w:val="00935FBE"/>
    <w:rsid w:val="00936511"/>
    <w:rsid w:val="00942D81"/>
    <w:rsid w:val="00942E68"/>
    <w:rsid w:val="009572AF"/>
    <w:rsid w:val="00961494"/>
    <w:rsid w:val="0096574E"/>
    <w:rsid w:val="009732F2"/>
    <w:rsid w:val="00977135"/>
    <w:rsid w:val="00987E42"/>
    <w:rsid w:val="00996B6A"/>
    <w:rsid w:val="009B3188"/>
    <w:rsid w:val="009C2D7F"/>
    <w:rsid w:val="009C527C"/>
    <w:rsid w:val="009D4522"/>
    <w:rsid w:val="009D4DD4"/>
    <w:rsid w:val="009D625F"/>
    <w:rsid w:val="009F0FEC"/>
    <w:rsid w:val="009F1844"/>
    <w:rsid w:val="00A06080"/>
    <w:rsid w:val="00A17753"/>
    <w:rsid w:val="00A2241F"/>
    <w:rsid w:val="00A27AD3"/>
    <w:rsid w:val="00A31147"/>
    <w:rsid w:val="00A32900"/>
    <w:rsid w:val="00A33A1B"/>
    <w:rsid w:val="00A4146C"/>
    <w:rsid w:val="00A532A3"/>
    <w:rsid w:val="00A56DAD"/>
    <w:rsid w:val="00A617A9"/>
    <w:rsid w:val="00A626FC"/>
    <w:rsid w:val="00A66138"/>
    <w:rsid w:val="00A73069"/>
    <w:rsid w:val="00A732E4"/>
    <w:rsid w:val="00A8699D"/>
    <w:rsid w:val="00A94F80"/>
    <w:rsid w:val="00A97801"/>
    <w:rsid w:val="00AA07D0"/>
    <w:rsid w:val="00AA0A0C"/>
    <w:rsid w:val="00AB35B2"/>
    <w:rsid w:val="00AB7944"/>
    <w:rsid w:val="00AD5127"/>
    <w:rsid w:val="00AE14DC"/>
    <w:rsid w:val="00AF76C1"/>
    <w:rsid w:val="00B04FA5"/>
    <w:rsid w:val="00B11964"/>
    <w:rsid w:val="00B13F3C"/>
    <w:rsid w:val="00B1494B"/>
    <w:rsid w:val="00B17F2D"/>
    <w:rsid w:val="00B24394"/>
    <w:rsid w:val="00B269F3"/>
    <w:rsid w:val="00B26FC3"/>
    <w:rsid w:val="00B31387"/>
    <w:rsid w:val="00B34BEB"/>
    <w:rsid w:val="00B46D1A"/>
    <w:rsid w:val="00B6361A"/>
    <w:rsid w:val="00B67A15"/>
    <w:rsid w:val="00B754B6"/>
    <w:rsid w:val="00B75C1C"/>
    <w:rsid w:val="00B84008"/>
    <w:rsid w:val="00B84D02"/>
    <w:rsid w:val="00B8554F"/>
    <w:rsid w:val="00BA036A"/>
    <w:rsid w:val="00BA076D"/>
    <w:rsid w:val="00BB4260"/>
    <w:rsid w:val="00BC13F5"/>
    <w:rsid w:val="00BC1487"/>
    <w:rsid w:val="00BC492B"/>
    <w:rsid w:val="00BC4F65"/>
    <w:rsid w:val="00BC5BF1"/>
    <w:rsid w:val="00BC60EB"/>
    <w:rsid w:val="00BD449E"/>
    <w:rsid w:val="00BE60D7"/>
    <w:rsid w:val="00BF23A3"/>
    <w:rsid w:val="00BF3B97"/>
    <w:rsid w:val="00C07586"/>
    <w:rsid w:val="00C12B75"/>
    <w:rsid w:val="00C15FAB"/>
    <w:rsid w:val="00C225E0"/>
    <w:rsid w:val="00C241C8"/>
    <w:rsid w:val="00C43060"/>
    <w:rsid w:val="00C645A9"/>
    <w:rsid w:val="00C727A5"/>
    <w:rsid w:val="00C74AF9"/>
    <w:rsid w:val="00C77C0F"/>
    <w:rsid w:val="00C83B51"/>
    <w:rsid w:val="00C87DD6"/>
    <w:rsid w:val="00C9443B"/>
    <w:rsid w:val="00C961E8"/>
    <w:rsid w:val="00C96C56"/>
    <w:rsid w:val="00CA0580"/>
    <w:rsid w:val="00CA4DBF"/>
    <w:rsid w:val="00CB3132"/>
    <w:rsid w:val="00CC22B2"/>
    <w:rsid w:val="00CC65BA"/>
    <w:rsid w:val="00CD17BC"/>
    <w:rsid w:val="00CD1984"/>
    <w:rsid w:val="00CD77C1"/>
    <w:rsid w:val="00CE15E0"/>
    <w:rsid w:val="00D003F9"/>
    <w:rsid w:val="00D116D2"/>
    <w:rsid w:val="00D12521"/>
    <w:rsid w:val="00D141F8"/>
    <w:rsid w:val="00D330E1"/>
    <w:rsid w:val="00D3356A"/>
    <w:rsid w:val="00D34868"/>
    <w:rsid w:val="00D37A19"/>
    <w:rsid w:val="00D42A26"/>
    <w:rsid w:val="00D4379F"/>
    <w:rsid w:val="00D50F4E"/>
    <w:rsid w:val="00D63C48"/>
    <w:rsid w:val="00D65372"/>
    <w:rsid w:val="00D7150D"/>
    <w:rsid w:val="00D76A33"/>
    <w:rsid w:val="00D77EED"/>
    <w:rsid w:val="00D912AD"/>
    <w:rsid w:val="00D9280F"/>
    <w:rsid w:val="00D9285A"/>
    <w:rsid w:val="00D9404F"/>
    <w:rsid w:val="00DA1AE2"/>
    <w:rsid w:val="00DA2DDF"/>
    <w:rsid w:val="00DC01E9"/>
    <w:rsid w:val="00DC51E1"/>
    <w:rsid w:val="00DC53AD"/>
    <w:rsid w:val="00DC71DC"/>
    <w:rsid w:val="00DE2480"/>
    <w:rsid w:val="00DE759B"/>
    <w:rsid w:val="00DE7E68"/>
    <w:rsid w:val="00E011CE"/>
    <w:rsid w:val="00E023E8"/>
    <w:rsid w:val="00E034A5"/>
    <w:rsid w:val="00E10DCB"/>
    <w:rsid w:val="00E11015"/>
    <w:rsid w:val="00E13B20"/>
    <w:rsid w:val="00E209E6"/>
    <w:rsid w:val="00E242B1"/>
    <w:rsid w:val="00E36DDD"/>
    <w:rsid w:val="00E410A4"/>
    <w:rsid w:val="00E52CED"/>
    <w:rsid w:val="00E54958"/>
    <w:rsid w:val="00E552E4"/>
    <w:rsid w:val="00E60084"/>
    <w:rsid w:val="00E70F55"/>
    <w:rsid w:val="00E83757"/>
    <w:rsid w:val="00E924C3"/>
    <w:rsid w:val="00E94C86"/>
    <w:rsid w:val="00EA35BA"/>
    <w:rsid w:val="00EA54F3"/>
    <w:rsid w:val="00EA6402"/>
    <w:rsid w:val="00EB5486"/>
    <w:rsid w:val="00EC1934"/>
    <w:rsid w:val="00ED0920"/>
    <w:rsid w:val="00EE02AC"/>
    <w:rsid w:val="00EE1F73"/>
    <w:rsid w:val="00EF7329"/>
    <w:rsid w:val="00F03C49"/>
    <w:rsid w:val="00F10586"/>
    <w:rsid w:val="00F17B48"/>
    <w:rsid w:val="00F26451"/>
    <w:rsid w:val="00F44A3F"/>
    <w:rsid w:val="00F51A34"/>
    <w:rsid w:val="00F51ADF"/>
    <w:rsid w:val="00F63AE7"/>
    <w:rsid w:val="00F63E1C"/>
    <w:rsid w:val="00F707A2"/>
    <w:rsid w:val="00F725DC"/>
    <w:rsid w:val="00F8055C"/>
    <w:rsid w:val="00F8258C"/>
    <w:rsid w:val="00F828FE"/>
    <w:rsid w:val="00FB493B"/>
    <w:rsid w:val="00FD15D0"/>
    <w:rsid w:val="00FD423E"/>
    <w:rsid w:val="00FF0BDE"/>
    <w:rsid w:val="00FF1C2B"/>
    <w:rsid w:val="00FF3D36"/>
    <w:rsid w:val="00FF401B"/>
    <w:rsid w:val="00FF7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5CAA0BF"/>
  <w15:docId w15:val="{5D3AB6F7-D78F-4D27-9F22-81ED1F6EA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locked/>
    <w:rsid w:val="007008A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text">
    <w:name w:val="text"/>
    <w:basedOn w:val="Normal"/>
    <w:rsid w:val="004B4F7A"/>
    <w:pPr>
      <w:tabs>
        <w:tab w:val="left" w:pos="851"/>
        <w:tab w:val="left" w:pos="907"/>
      </w:tabs>
      <w:overflowPunct w:val="0"/>
      <w:autoSpaceDE w:val="0"/>
      <w:autoSpaceDN w:val="0"/>
      <w:adjustRightInd w:val="0"/>
      <w:spacing w:after="0" w:line="240" w:lineRule="auto"/>
      <w:ind w:left="851"/>
      <w:jc w:val="both"/>
      <w:textAlignment w:val="baseline"/>
    </w:pPr>
    <w:rPr>
      <w:rFonts w:ascii="UnvCyr" w:eastAsia="Times New Roman" w:hAnsi="UnvCyr" w:cs="Times New Roman"/>
      <w:szCs w:val="20"/>
    </w:rPr>
  </w:style>
  <w:style w:type="paragraph" w:customStyle="1" w:styleId="tochka">
    <w:name w:val="tochka"/>
    <w:basedOn w:val="text"/>
    <w:rsid w:val="004B4F7A"/>
    <w:pPr>
      <w:tabs>
        <w:tab w:val="clear" w:pos="851"/>
        <w:tab w:val="clear" w:pos="907"/>
        <w:tab w:val="left" w:pos="850"/>
      </w:tabs>
      <w:ind w:left="850" w:hanging="850"/>
      <w:jc w:val="left"/>
    </w:pPr>
    <w:rPr>
      <w:b/>
      <w:caps/>
    </w:rPr>
  </w:style>
  <w:style w:type="paragraph" w:customStyle="1" w:styleId="tochka01">
    <w:name w:val="tochka01"/>
    <w:basedOn w:val="tochka1"/>
    <w:rsid w:val="004B4F7A"/>
    <w:pPr>
      <w:widowControl/>
      <w:tabs>
        <w:tab w:val="left" w:pos="-709"/>
      </w:tabs>
      <w:spacing w:before="0"/>
      <w:ind w:right="0" w:firstLine="0"/>
    </w:pPr>
    <w:rPr>
      <w:rFonts w:cs="Times New Roman"/>
      <w:b/>
      <w:szCs w:val="20"/>
    </w:rPr>
  </w:style>
  <w:style w:type="paragraph" w:customStyle="1" w:styleId="tochka-1">
    <w:name w:val="tochka-1"/>
    <w:basedOn w:val="tochka"/>
    <w:rsid w:val="004B4F7A"/>
    <w:pPr>
      <w:tabs>
        <w:tab w:val="clear" w:pos="850"/>
        <w:tab w:val="left" w:pos="907"/>
      </w:tabs>
      <w:ind w:left="907" w:hanging="907"/>
      <w:jc w:val="both"/>
    </w:pPr>
    <w:rPr>
      <w:b w:val="0"/>
      <w:caps w:val="0"/>
    </w:rPr>
  </w:style>
  <w:style w:type="paragraph" w:styleId="List2">
    <w:name w:val="List 2"/>
    <w:basedOn w:val="Normal"/>
    <w:rsid w:val="004B4F7A"/>
    <w:pPr>
      <w:widowControl w:val="0"/>
      <w:overflowPunct w:val="0"/>
      <w:autoSpaceDE w:val="0"/>
      <w:autoSpaceDN w:val="0"/>
      <w:adjustRightInd w:val="0"/>
      <w:spacing w:after="0" w:line="240" w:lineRule="auto"/>
      <w:ind w:left="720" w:hanging="360"/>
      <w:textAlignment w:val="baseline"/>
    </w:pPr>
    <w:rPr>
      <w:rFonts w:ascii="Timok" w:eastAsia="Times New Roman" w:hAnsi="Timok" w:cs="Times New Roman"/>
      <w:sz w:val="24"/>
      <w:szCs w:val="20"/>
    </w:rPr>
  </w:style>
  <w:style w:type="paragraph" w:customStyle="1" w:styleId="Default">
    <w:name w:val="Default"/>
    <w:rsid w:val="004B4F7A"/>
    <w:pPr>
      <w:autoSpaceDE w:val="0"/>
      <w:autoSpaceDN w:val="0"/>
      <w:adjustRightInd w:val="0"/>
    </w:pPr>
    <w:rPr>
      <w:rFonts w:ascii="Arial" w:eastAsia="Times New Roman" w:hAnsi="Arial" w:cs="Arial"/>
      <w:color w:val="000000"/>
      <w:sz w:val="24"/>
      <w:szCs w:val="24"/>
    </w:rPr>
  </w:style>
  <w:style w:type="paragraph" w:styleId="Revision">
    <w:name w:val="Revision"/>
    <w:hidden/>
    <w:uiPriority w:val="99"/>
    <w:semiHidden/>
    <w:rsid w:val="00C241C8"/>
    <w:rPr>
      <w:rFonts w:cs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373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1025</Words>
  <Characters>5847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Управление на документите</vt:lpstr>
    </vt:vector>
  </TitlesOfParts>
  <Company>suis</Company>
  <LinksUpToDate>false</LinksUpToDate>
  <CharactersWithSpaces>6859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subject/>
  <dc:creator>Georgy Verbachev</dc:creator>
  <cp:keywords/>
  <dc:description/>
  <cp:lastModifiedBy>Microsoft account</cp:lastModifiedBy>
  <cp:revision>3</cp:revision>
  <cp:lastPrinted>2015-08-14T12:05:00Z</cp:lastPrinted>
  <dcterms:created xsi:type="dcterms:W3CDTF">2020-05-15T12:09:00Z</dcterms:created>
  <dcterms:modified xsi:type="dcterms:W3CDTF">2022-06-06T12:33:00Z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