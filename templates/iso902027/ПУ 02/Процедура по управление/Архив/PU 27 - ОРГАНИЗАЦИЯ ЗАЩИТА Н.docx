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6362FB1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ПРЕДМЕТ</w:t>
      </w:r>
    </w:p>
    <w:p w14:paraId="664AA087" w14:textId="380A9D3A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Процедурата определя изискванията, реда, начина на действие и задълженията по отношение на защита на мобилните компютри и джобни компютри</w:t>
      </w:r>
      <w:r>
        <w:t xml:space="preserve">, използвани в </w:t>
      </w:r>
      <w:del w:id="0" w:author="Microsoft account" w:date="2022-06-06T15:50:00Z">
        <w:r w:rsidDel="005D3A5F">
          <w:delText>„С</w:delText>
        </w:r>
        <w:r w:rsidDel="005D3A5F">
          <w:rPr>
            <w:lang w:val="en-US"/>
          </w:rPr>
          <w:delText>&amp;</w:delText>
        </w:r>
        <w:r w:rsidDel="005D3A5F">
          <w:delText>Т България“ ЕООД</w:delText>
        </w:r>
      </w:del>
      <w:ins w:id="1" w:author="Microsoft account" w:date="2022-06-06T15:50:00Z">
        <w:r w:rsidR="005D3A5F">
          <w:t>„С-ТРЪСТ ГРУП“ ЕООД</w:t>
        </w:r>
      </w:ins>
      <w:r w:rsidRPr="00833FA8">
        <w:t xml:space="preserve">. Потребителите, на които са предоставени служебни мобилни компютри от Дружеството, носят отговорност за тяхната защита срещу кражба и достъп до информацията в тях на неоторизирани лица . </w:t>
      </w:r>
    </w:p>
    <w:p w14:paraId="693BFAE9" w14:textId="77777777" w:rsidR="00833FA8" w:rsidRP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34E913E8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ОБЛАСТ НА ПРИЛОЖЕНИЕ</w:t>
      </w:r>
    </w:p>
    <w:p w14:paraId="62D9815A" w14:textId="42EC4B0C" w:rsidR="005A6E7D" w:rsidRPr="00C42723" w:rsidRDefault="00833FA8" w:rsidP="00F078B2">
      <w:pPr>
        <w:spacing w:after="0" w:line="240" w:lineRule="auto"/>
        <w:ind w:left="1418"/>
        <w:jc w:val="both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lang w:val="bg-BG"/>
        </w:rPr>
        <w:t xml:space="preserve">Процедурата е приложима за всички служители на </w:t>
      </w:r>
      <w:del w:id="2" w:author="Microsoft account" w:date="2022-06-06T15:50:00Z">
        <w:r w:rsidRPr="00F078B2" w:rsidDel="005D3A5F">
          <w:rPr>
            <w:rFonts w:ascii="Arial" w:hAnsi="Arial" w:cs="Arial"/>
          </w:rPr>
          <w:delText>„</w:delText>
        </w:r>
      </w:del>
      <w:ins w:id="3" w:author="Microsoft account" w:date="2022-06-06T15:50:00Z">
        <w:r w:rsidR="005D3A5F">
          <w:rPr>
            <w:rFonts w:ascii="Arial" w:hAnsi="Arial" w:cs="Arial"/>
            <w:lang w:val="bg-BG"/>
          </w:rPr>
          <w:t>С-ТРЪСТ ГРУП" ЕООД</w:t>
        </w:r>
      </w:ins>
      <w:del w:id="4" w:author="Microsoft account" w:date="2022-06-06T15:50:00Z">
        <w:r w:rsidRPr="00F078B2" w:rsidDel="005D3A5F">
          <w:rPr>
            <w:rFonts w:ascii="Arial" w:hAnsi="Arial" w:cs="Arial"/>
          </w:rPr>
          <w:delText>С&amp;Т България“ ЕООД</w:delText>
        </w:r>
      </w:del>
      <w:r w:rsidRPr="00833FA8">
        <w:rPr>
          <w:rFonts w:ascii="Arial" w:hAnsi="Arial" w:cs="Arial"/>
          <w:lang w:val="bg-BG"/>
        </w:rPr>
        <w:t>, които използват служебни мобилни компютри и устройства.</w:t>
      </w:r>
    </w:p>
    <w:p w14:paraId="7DEC4323" w14:textId="77777777" w:rsidR="00833FA8" w:rsidRPr="00773884" w:rsidRDefault="00833FA8" w:rsidP="00833FA8">
      <w:pPr>
        <w:spacing w:after="0" w:line="240" w:lineRule="auto"/>
        <w:ind w:left="792" w:hanging="432"/>
        <w:rPr>
          <w:rFonts w:ascii="Arial" w:hAnsi="Arial" w:cs="Arial"/>
        </w:rPr>
      </w:pPr>
    </w:p>
    <w:p w14:paraId="6274587A" w14:textId="77777777" w:rsidR="00DC51E1" w:rsidRPr="004C75B4" w:rsidRDefault="00DC51E1" w:rsidP="00833FA8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ТЕРМИНИ, ОПРЕДЕЛEНИЯ, ОЗНАЧЕНИЯ И СЪКРАЩЕНИЯ</w:t>
      </w:r>
    </w:p>
    <w:p w14:paraId="26F64398" w14:textId="77777777" w:rsidR="00833FA8" w:rsidRPr="00833FA8" w:rsidRDefault="00833FA8" w:rsidP="0077388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Таблет</w:t>
      </w:r>
      <w:r w:rsidRPr="00833FA8">
        <w:rPr>
          <w:rFonts w:ascii="Arial" w:hAnsi="Arial" w:cs="Arial"/>
          <w:lang w:val="bg-BG"/>
        </w:rPr>
        <w:t xml:space="preserve"> – преносимо устройство с операционна система, чрез което могат да се пишат писма, да се организират срещи, използва Интернет и др., както и специализирано устройство за прочитане на технологични данни.</w:t>
      </w:r>
    </w:p>
    <w:p w14:paraId="508BD7B0" w14:textId="3791CA15" w:rsidR="00833FA8" w:rsidRPr="00833FA8" w:rsidRDefault="00833FA8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lang w:val="bg-BG"/>
        </w:rPr>
      </w:pPr>
      <w:r w:rsidRPr="00833FA8">
        <w:rPr>
          <w:rFonts w:ascii="Arial" w:hAnsi="Arial" w:cs="Arial"/>
          <w:b/>
          <w:lang w:val="bg-BG"/>
        </w:rPr>
        <w:t>Мобилен компютър</w:t>
      </w:r>
      <w:r w:rsidRPr="00833FA8">
        <w:rPr>
          <w:rFonts w:ascii="Arial" w:hAnsi="Arial" w:cs="Arial"/>
          <w:lang w:val="bg-BG"/>
        </w:rPr>
        <w:t xml:space="preserve"> – (laptop/notebook  PC)</w:t>
      </w:r>
      <w:r>
        <w:rPr>
          <w:rFonts w:ascii="Arial" w:hAnsi="Arial" w:cs="Arial"/>
          <w:lang w:val="bg-BG"/>
        </w:rPr>
        <w:t xml:space="preserve"> </w:t>
      </w:r>
      <w:r w:rsidRPr="00833FA8">
        <w:rPr>
          <w:rFonts w:ascii="Arial" w:hAnsi="Arial" w:cs="Arial"/>
          <w:lang w:val="bg-BG"/>
        </w:rPr>
        <w:t>- компютър, който е достатъчно лек и достатъчно малък, за да се транспортира в чанта, с характеристики на настолен компютър, възможност за  работа на батерии.</w:t>
      </w:r>
    </w:p>
    <w:p w14:paraId="37477C39" w14:textId="5863E572" w:rsidR="004C75B4" w:rsidRPr="008D4C20" w:rsidRDefault="004C75B4">
      <w:pPr>
        <w:pStyle w:val="text"/>
        <w:tabs>
          <w:tab w:val="clear" w:pos="851"/>
          <w:tab w:val="clear" w:pos="907"/>
        </w:tabs>
        <w:ind w:left="1418"/>
        <w:rPr>
          <w:rFonts w:ascii="Arial" w:hAnsi="Arial" w:cs="Arial"/>
          <w:u w:val="single"/>
          <w:lang w:val="bg-BG"/>
        </w:rPr>
      </w:pPr>
      <w:r w:rsidRPr="008D4C20">
        <w:rPr>
          <w:rFonts w:ascii="Arial" w:hAnsi="Arial" w:cs="Arial"/>
          <w:u w:val="single"/>
          <w:lang w:val="bg-BG"/>
        </w:rPr>
        <w:t>За всички останали термини, използвани в настоящата процедура, са валидни определенията дадени в ISO 9001:2015, ISO</w:t>
      </w:r>
      <w:r w:rsidRPr="008D4C20">
        <w:rPr>
          <w:rFonts w:ascii="Arial" w:hAnsi="Arial" w:cs="Arial"/>
          <w:u w:val="single"/>
        </w:rPr>
        <w:t>/IEC</w:t>
      </w:r>
      <w:r w:rsidRPr="008D4C20">
        <w:rPr>
          <w:rFonts w:ascii="Arial" w:hAnsi="Arial" w:cs="Arial"/>
          <w:u w:val="single"/>
          <w:lang w:val="bg-BG"/>
        </w:rPr>
        <w:t xml:space="preserve"> 20000-1:2011 и ISO</w:t>
      </w:r>
      <w:r w:rsidRPr="008D4C20">
        <w:rPr>
          <w:rFonts w:ascii="Arial" w:hAnsi="Arial" w:cs="Arial"/>
          <w:u w:val="single"/>
        </w:rPr>
        <w:t>/IEC</w:t>
      </w:r>
      <w:r w:rsidRPr="008D4C20">
        <w:rPr>
          <w:rFonts w:ascii="Arial" w:hAnsi="Arial" w:cs="Arial"/>
          <w:u w:val="single"/>
          <w:lang w:val="bg-BG"/>
        </w:rPr>
        <w:t xml:space="preserve"> 27000:2013 и Приложение 3 към НИСУ.</w:t>
      </w:r>
    </w:p>
    <w:p w14:paraId="2CC1466E" w14:textId="77777777" w:rsidR="004C75B4" w:rsidRPr="004C75B4" w:rsidRDefault="004C75B4">
      <w:pPr>
        <w:spacing w:after="0" w:line="240" w:lineRule="auto"/>
        <w:ind w:left="792" w:hanging="432"/>
        <w:rPr>
          <w:rFonts w:ascii="Arial" w:hAnsi="Arial" w:cs="Arial"/>
          <w:lang w:val="bg-BG"/>
        </w:rPr>
      </w:pPr>
    </w:p>
    <w:p w14:paraId="1CBB06AA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ОПИСАНИЕ НА ПРОЦЕДУРАТА</w:t>
      </w:r>
    </w:p>
    <w:p w14:paraId="12C780B8" w14:textId="7F9CFCA2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ОБЩИ ПОЛОЖЕНИЯ</w:t>
      </w:r>
    </w:p>
    <w:p w14:paraId="0AA1CD84" w14:textId="3C9B765B" w:rsidR="00833FA8" w:rsidRDefault="00833FA8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  <w:r w:rsidRPr="00833FA8">
        <w:t>Организацията по инсталиране на софтуер, антивирусната защита, права на достъп</w:t>
      </w:r>
      <w:r w:rsidR="00C42723">
        <w:t>,</w:t>
      </w:r>
      <w:r w:rsidRPr="00833FA8">
        <w:t xml:space="preserve"> се регламентира по реда, установен за настолните персонални компютри в Дружеството.</w:t>
      </w:r>
    </w:p>
    <w:p w14:paraId="20A6DDE6" w14:textId="77777777" w:rsidR="00C42723" w:rsidRPr="00833FA8" w:rsidRDefault="00C42723" w:rsidP="00F078B2">
      <w:pPr>
        <w:pStyle w:val="ListParagraph"/>
        <w:numPr>
          <w:ilvl w:val="0"/>
          <w:numId w:val="0"/>
        </w:numPr>
        <w:spacing w:after="0" w:line="240" w:lineRule="auto"/>
        <w:ind w:left="1418"/>
      </w:pPr>
    </w:p>
    <w:p w14:paraId="7C55FD0B" w14:textId="568B3905" w:rsidR="00833FA8" w:rsidRPr="00833FA8" w:rsidRDefault="00833FA8" w:rsidP="00F078B2">
      <w:pPr>
        <w:pStyle w:val="ListParagraph"/>
        <w:spacing w:after="0" w:line="240" w:lineRule="auto"/>
        <w:ind w:left="851" w:firstLine="0"/>
        <w:rPr>
          <w:b/>
        </w:rPr>
      </w:pPr>
      <w:r w:rsidRPr="00833FA8">
        <w:rPr>
          <w:b/>
        </w:rPr>
        <w:t>ЗАДЪЛЖИТЕЛНИ ИЗИСКВАНИЯ И ЗАБРАНИ</w:t>
      </w:r>
    </w:p>
    <w:p w14:paraId="09D982C4" w14:textId="61A8BDBE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 При пътуване мобилният компютър се носи като ръчен багаж и не се оставя без надзор в служебни автомобили, обществени превозни средства, хотели или други обществени места. </w:t>
      </w:r>
    </w:p>
    <w:p w14:paraId="787A3EBD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 случай на  невъзможност преносимите мобилни устройства да са под контрол на  служителя, следва същите да не се изнасят извън защитените зони в офиса на организацията.</w:t>
      </w:r>
    </w:p>
    <w:p w14:paraId="04C5D8F1" w14:textId="77777777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Върху мобилния компютър или чантата, в която се пренася е препоръчително да има прикрепена идентификационна бележка с координати на потребителя, която да подпомогне връщането му, ако е взет погрешка на летище или друго обществено място.</w:t>
      </w:r>
    </w:p>
    <w:p w14:paraId="352047D4" w14:textId="7F2A9C8D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Чувствителните данни на дисковете на мобилните компютри трябва да бъдат криптирани или защитени с пароли на ниво файл.</w:t>
      </w:r>
    </w:p>
    <w:p w14:paraId="32706549" w14:textId="2E1F98F2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При пътуване се позволява включването на мобилния компютър към Интернет през друг доставчик на услугата. В този случай достъп до корпоративните данни се осъществява на базата на изградения VPN достъп.</w:t>
      </w:r>
    </w:p>
    <w:p w14:paraId="1CEA701F" w14:textId="4610B48F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Ако се правят важни промени върху файловете по време на пътуването те се запазват на </w:t>
      </w:r>
      <w:r w:rsidRPr="00833FA8">
        <w:rPr>
          <w:rFonts w:ascii="Arial" w:hAnsi="Arial" w:cs="Arial"/>
          <w:sz w:val="22"/>
          <w:szCs w:val="22"/>
        </w:rPr>
        <w:t>корпоративните сървъри</w:t>
      </w:r>
      <w:r>
        <w:rPr>
          <w:rFonts w:ascii="Arial" w:hAnsi="Arial" w:cs="Arial"/>
          <w:sz w:val="22"/>
          <w:szCs w:val="22"/>
        </w:rPr>
        <w:t>, за да бъдат налични, дори ако компютърът бъде откраднат или загубен.</w:t>
      </w:r>
    </w:p>
    <w:p w14:paraId="68DC1D7E" w14:textId="361B9E74" w:rsid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Кражба на мобилен компютър или устройство трябва да бъде докладвана веднага на </w:t>
      </w:r>
      <w:r w:rsidR="00773884">
        <w:rPr>
          <w:rFonts w:ascii="Arial" w:hAnsi="Arial" w:cs="Arial"/>
          <w:sz w:val="22"/>
          <w:szCs w:val="22"/>
        </w:rPr>
        <w:t>ССИС</w:t>
      </w:r>
      <w:r>
        <w:rPr>
          <w:rFonts w:ascii="Arial" w:hAnsi="Arial" w:cs="Arial"/>
          <w:sz w:val="22"/>
          <w:szCs w:val="22"/>
        </w:rPr>
        <w:t xml:space="preserve"> за предприемане на адекватни мерки. Попълва се бланка </w:t>
      </w:r>
      <w:r w:rsidR="00773884">
        <w:rPr>
          <w:rFonts w:ascii="Arial" w:hAnsi="Arial" w:cs="Arial"/>
          <w:sz w:val="22"/>
          <w:szCs w:val="22"/>
          <w:lang w:val="en-US"/>
        </w:rPr>
        <w:t xml:space="preserve"> RDI 06-01 </w:t>
      </w:r>
      <w:r>
        <w:rPr>
          <w:rFonts w:ascii="Arial" w:hAnsi="Arial" w:cs="Arial"/>
          <w:sz w:val="22"/>
          <w:szCs w:val="22"/>
        </w:rPr>
        <w:t xml:space="preserve">Доклад за инцидент </w:t>
      </w:r>
      <w:r w:rsidR="00773884">
        <w:rPr>
          <w:rFonts w:ascii="Arial" w:hAnsi="Arial" w:cs="Arial"/>
          <w:sz w:val="22"/>
          <w:szCs w:val="22"/>
        </w:rPr>
        <w:t xml:space="preserve">по </w:t>
      </w:r>
      <w:r>
        <w:rPr>
          <w:rFonts w:ascii="Arial" w:hAnsi="Arial" w:cs="Arial"/>
          <w:sz w:val="22"/>
          <w:szCs w:val="22"/>
        </w:rPr>
        <w:t>сигурността.</w:t>
      </w:r>
    </w:p>
    <w:p w14:paraId="1DA48536" w14:textId="5C9AA400" w:rsidR="00833FA8" w:rsidRPr="00833FA8" w:rsidRDefault="00833FA8" w:rsidP="00F078B2">
      <w:pPr>
        <w:pStyle w:val="BlockText"/>
        <w:numPr>
          <w:ilvl w:val="2"/>
          <w:numId w:val="1"/>
        </w:numPr>
        <w:ind w:left="1418" w:right="0" w:firstLine="0"/>
        <w:rPr>
          <w:rFonts w:ascii="Arial" w:hAnsi="Arial" w:cs="Arial"/>
          <w:sz w:val="22"/>
          <w:szCs w:val="22"/>
        </w:rPr>
      </w:pPr>
      <w:r w:rsidRPr="00833FA8">
        <w:rPr>
          <w:rFonts w:ascii="Arial" w:hAnsi="Arial" w:cs="Arial"/>
          <w:sz w:val="22"/>
          <w:szCs w:val="22"/>
        </w:rPr>
        <w:t xml:space="preserve"> В случаи на неспазване на задължителните изисквания и забрани </w:t>
      </w:r>
      <w:r w:rsidR="00773884">
        <w:rPr>
          <w:rFonts w:ascii="Arial" w:hAnsi="Arial" w:cs="Arial"/>
          <w:sz w:val="22"/>
          <w:szCs w:val="22"/>
        </w:rPr>
        <w:t>на настоящата процедура,</w:t>
      </w:r>
      <w:r w:rsidRPr="00833FA8">
        <w:rPr>
          <w:rFonts w:ascii="Arial" w:hAnsi="Arial" w:cs="Arial"/>
          <w:sz w:val="22"/>
          <w:szCs w:val="22"/>
        </w:rPr>
        <w:t xml:space="preserve"> потребителят подлежи на административно наказание. </w:t>
      </w:r>
    </w:p>
    <w:p w14:paraId="43D3C036" w14:textId="77777777" w:rsidR="00662C8F" w:rsidRDefault="00662C8F" w:rsidP="00833FA8">
      <w:pPr>
        <w:pStyle w:val="tochka1"/>
        <w:spacing w:before="0"/>
        <w:ind w:left="1418" w:right="-23" w:firstLine="0"/>
        <w:rPr>
          <w:rFonts w:ascii="Arial" w:hAnsi="Arial" w:cs="Arial"/>
          <w:lang w:val="en-US"/>
        </w:rPr>
      </w:pPr>
    </w:p>
    <w:p w14:paraId="6D4FF463" w14:textId="77777777" w:rsidR="00833FA8" w:rsidRPr="005A6E7D" w:rsidRDefault="00833FA8" w:rsidP="00833FA8">
      <w:pPr>
        <w:pStyle w:val="tochka1"/>
        <w:spacing w:before="0"/>
        <w:ind w:left="1418" w:right="-23" w:firstLine="0"/>
        <w:rPr>
          <w:rFonts w:ascii="Arial" w:hAnsi="Arial" w:cs="Arial"/>
          <w:lang w:val="en-US"/>
        </w:rPr>
      </w:pPr>
    </w:p>
    <w:p w14:paraId="699468F8" w14:textId="14E1A9B5" w:rsidR="00DC51E1" w:rsidRDefault="00DC51E1" w:rsidP="00773884">
      <w:pPr>
        <w:pStyle w:val="ListParagraph"/>
        <w:numPr>
          <w:ilvl w:val="0"/>
          <w:numId w:val="1"/>
        </w:numPr>
        <w:spacing w:after="0" w:line="240" w:lineRule="auto"/>
        <w:ind w:left="709" w:hanging="709"/>
        <w:rPr>
          <w:b/>
          <w:bCs/>
        </w:rPr>
      </w:pPr>
      <w:r w:rsidRPr="004C75B4">
        <w:rPr>
          <w:b/>
          <w:bCs/>
        </w:rPr>
        <w:t>ОТГОВОРНОСТИ И ПЪЛНОМОЩИЯ</w:t>
      </w:r>
    </w:p>
    <w:p w14:paraId="23EA466C" w14:textId="21E915E2" w:rsidR="00833FA8" w:rsidRDefault="00773884" w:rsidP="00773884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>
        <w:rPr>
          <w:bCs/>
        </w:rPr>
        <w:t>Всеки служител, използващ мобилни компютри и устройства, е отговорен за спазването на настоящата политика.</w:t>
      </w:r>
    </w:p>
    <w:p w14:paraId="5BA931A0" w14:textId="48AAF6AD" w:rsidR="004C75B4" w:rsidRPr="00662C8F" w:rsidRDefault="00331807">
      <w:pPr>
        <w:pStyle w:val="ListParagraph"/>
        <w:numPr>
          <w:ilvl w:val="0"/>
          <w:numId w:val="0"/>
        </w:numPr>
        <w:spacing w:after="0" w:line="240" w:lineRule="auto"/>
        <w:ind w:left="1418"/>
        <w:rPr>
          <w:bCs/>
        </w:rPr>
      </w:pPr>
      <w:r w:rsidRPr="00662C8F">
        <w:rPr>
          <w:bCs/>
        </w:rPr>
        <w:t>СУ извършва контрол по изпълнението на процедурата.</w:t>
      </w:r>
    </w:p>
    <w:p w14:paraId="44BF5614" w14:textId="77777777" w:rsidR="008C5EB0" w:rsidRPr="004C75B4" w:rsidRDefault="008C5EB0">
      <w:pPr>
        <w:pStyle w:val="ListParagraph"/>
        <w:numPr>
          <w:ilvl w:val="0"/>
          <w:numId w:val="0"/>
        </w:numPr>
        <w:spacing w:after="0" w:line="240" w:lineRule="auto"/>
        <w:ind w:left="1778"/>
      </w:pPr>
    </w:p>
    <w:p w14:paraId="10B2E9CE" w14:textId="77777777" w:rsidR="00DC51E1" w:rsidRPr="004C75B4" w:rsidRDefault="00DC51E1">
      <w:pPr>
        <w:pStyle w:val="ListParagraph"/>
        <w:numPr>
          <w:ilvl w:val="0"/>
          <w:numId w:val="1"/>
        </w:numPr>
        <w:spacing w:after="0" w:line="240" w:lineRule="auto"/>
        <w:ind w:left="709" w:hanging="709"/>
      </w:pPr>
      <w:r w:rsidRPr="004C75B4">
        <w:rPr>
          <w:b/>
          <w:bCs/>
        </w:rPr>
        <w:t>ПОЗОВАВАНИЯ И СВЪРЗАНИ ДОКУМЕНТИ</w:t>
      </w:r>
    </w:p>
    <w:p w14:paraId="6D5E4B4F" w14:textId="45B9D68E" w:rsidR="00662C8F" w:rsidRDefault="00773884">
      <w:pPr>
        <w:spacing w:after="0" w:line="240" w:lineRule="auto"/>
        <w:ind w:left="1418"/>
        <w:rPr>
          <w:rFonts w:ascii="Arial" w:hAnsi="Arial" w:cs="Arial"/>
          <w:lang w:val="bg-BG"/>
        </w:rPr>
      </w:pPr>
      <w:r>
        <w:rPr>
          <w:rFonts w:ascii="Arial" w:hAnsi="Arial" w:cs="Arial"/>
        </w:rPr>
        <w:t>RDI 06-01</w:t>
      </w:r>
      <w:r>
        <w:rPr>
          <w:rFonts w:ascii="Arial" w:hAnsi="Arial" w:cs="Arial"/>
        </w:rPr>
        <w:tab/>
      </w:r>
      <w:proofErr w:type="spellStart"/>
      <w:r>
        <w:rPr>
          <w:rFonts w:ascii="Arial" w:hAnsi="Arial" w:cs="Arial"/>
        </w:rPr>
        <w:t>Доклад</w:t>
      </w:r>
      <w:proofErr w:type="spellEnd"/>
      <w:r>
        <w:rPr>
          <w:rFonts w:ascii="Arial" w:hAnsi="Arial" w:cs="Arial"/>
        </w:rPr>
        <w:t xml:space="preserve"> за </w:t>
      </w:r>
      <w:proofErr w:type="spellStart"/>
      <w:r>
        <w:rPr>
          <w:rFonts w:ascii="Arial" w:hAnsi="Arial" w:cs="Arial"/>
        </w:rPr>
        <w:t>инцидент</w:t>
      </w:r>
      <w:proofErr w:type="spellEnd"/>
      <w:r>
        <w:rPr>
          <w:rFonts w:ascii="Arial" w:hAnsi="Arial" w:cs="Arial"/>
        </w:rPr>
        <w:t xml:space="preserve"> по </w:t>
      </w:r>
      <w:proofErr w:type="spellStart"/>
      <w:r>
        <w:rPr>
          <w:rFonts w:ascii="Arial" w:hAnsi="Arial" w:cs="Arial"/>
        </w:rPr>
        <w:t>сигурността</w:t>
      </w:r>
      <w:proofErr w:type="spellEnd"/>
    </w:p>
    <w:p w14:paraId="7C88593F" w14:textId="77777777" w:rsidR="00833FA8" w:rsidRPr="004C75B4" w:rsidRDefault="00833FA8">
      <w:pPr>
        <w:spacing w:after="0" w:line="240" w:lineRule="auto"/>
        <w:ind w:left="1418"/>
        <w:rPr>
          <w:rFonts w:ascii="Arial" w:hAnsi="Arial" w:cs="Arial"/>
          <w:lang w:val="bg-BG"/>
        </w:rPr>
      </w:pPr>
    </w:p>
    <w:sectPr w:rsidR="00833FA8" w:rsidRPr="004C75B4" w:rsidSect="00FD423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A74F2C7" w14:textId="77777777" w:rsidR="004A3035" w:rsidRDefault="004A3035" w:rsidP="00B26FC3">
      <w:pPr>
        <w:spacing w:after="0" w:line="240" w:lineRule="auto"/>
      </w:pPr>
      <w:r>
        <w:separator/>
      </w:r>
    </w:p>
  </w:endnote>
  <w:endnote w:type="continuationSeparator" w:id="0">
    <w:p w14:paraId="6571C33F" w14:textId="77777777" w:rsidR="004A3035" w:rsidRDefault="004A3035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charset w:val="00"/>
    <w:family w:val="swiss"/>
    <w:pitch w:val="variable"/>
    <w:sig w:usb0="00000285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ok">
    <w:charset w:val="02"/>
    <w:family w:val="auto"/>
    <w:pitch w:val="variable"/>
    <w:sig w:usb0="00000000" w:usb1="10000000" w:usb2="00000000" w:usb3="00000000" w:csb0="80000000" w:csb1="00000000"/>
  </w:font>
  <w:font w:name="Cambria">
    <w:altName w:val="Cambria"/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91266C" w14:textId="77777777" w:rsidR="005D3A5F" w:rsidRDefault="005D3A5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8F4FDF3" w14:textId="77777777" w:rsidR="007E2FB6" w:rsidRDefault="007E2FB6">
    <w:pPr>
      <w:pStyle w:val="Footer"/>
    </w:pPr>
  </w:p>
  <w:p w14:paraId="19BF46E5" w14:textId="77777777" w:rsidR="007E2FB6" w:rsidRDefault="007E2FB6">
    <w:pPr>
      <w:pStyle w:val="Footer"/>
    </w:pPr>
  </w:p>
  <w:p w14:paraId="5A0F8B78" w14:textId="77777777" w:rsidR="007E2FB6" w:rsidRDefault="007E2FB6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758F122" wp14:editId="5A27957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17DA58F7" id="Rectangle 5" o:spid="_x0000_s1026" style="position:absolute;margin-left:-35.25pt;margin-top:25.6pt;width:131.25pt;height: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3510"/>
      <w:gridCol w:w="3585"/>
    </w:tblGrid>
    <w:tr w:rsidR="007E2FB6" w:rsidRPr="00336218" w14:paraId="0E33924D" w14:textId="77777777" w:rsidTr="00FD423E">
      <w:trPr>
        <w:jc w:val="center"/>
      </w:trPr>
      <w:tc>
        <w:tcPr>
          <w:tcW w:w="2970" w:type="dxa"/>
        </w:tcPr>
        <w:p w14:paraId="51CB6F60" w14:textId="1B5878BE" w:rsidR="007E2FB6" w:rsidRPr="00FD423E" w:rsidRDefault="007E2FB6" w:rsidP="0019660F">
          <w:pPr>
            <w:pStyle w:val="Footer"/>
            <w:jc w:val="center"/>
          </w:pPr>
          <w:r>
            <w:rPr>
              <w:sz w:val="18"/>
              <w:szCs w:val="18"/>
              <w:lang w:val="bg-BG"/>
            </w:rPr>
            <w:t>Версия № 1</w:t>
          </w:r>
        </w:p>
      </w:tc>
      <w:tc>
        <w:tcPr>
          <w:tcW w:w="3510" w:type="dxa"/>
        </w:tcPr>
        <w:p w14:paraId="047C9C3B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Разработил</w:t>
          </w:r>
        </w:p>
      </w:tc>
      <w:tc>
        <w:tcPr>
          <w:tcW w:w="3585" w:type="dxa"/>
        </w:tcPr>
        <w:p w14:paraId="3B823B8E" w14:textId="77777777" w:rsidR="007E2FB6" w:rsidRPr="00336218" w:rsidRDefault="007E2FB6" w:rsidP="00B04FA5">
          <w:pPr>
            <w:pStyle w:val="Footer"/>
            <w:jc w:val="cen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Проверил</w:t>
          </w:r>
        </w:p>
      </w:tc>
    </w:tr>
    <w:tr w:rsidR="007E2FB6" w:rsidRPr="00336218" w14:paraId="1963DAA8" w14:textId="77777777" w:rsidTr="00FD423E">
      <w:trPr>
        <w:jc w:val="center"/>
      </w:trPr>
      <w:tc>
        <w:tcPr>
          <w:tcW w:w="2970" w:type="dxa"/>
        </w:tcPr>
        <w:p w14:paraId="6B805409" w14:textId="77777777" w:rsidR="007E2FB6" w:rsidRPr="00336218" w:rsidRDefault="007E2FB6" w:rsidP="00B04FA5">
          <w:pPr>
            <w:pStyle w:val="Footer"/>
            <w:rPr>
              <w:sz w:val="18"/>
              <w:szCs w:val="18"/>
            </w:rPr>
          </w:pPr>
          <w:r w:rsidRPr="00336218">
            <w:rPr>
              <w:sz w:val="18"/>
              <w:szCs w:val="18"/>
              <w:lang w:val="bg-BG"/>
            </w:rPr>
            <w:t>Длъжност        Фамилия</w:t>
          </w:r>
        </w:p>
      </w:tc>
      <w:tc>
        <w:tcPr>
          <w:tcW w:w="3510" w:type="dxa"/>
        </w:tcPr>
        <w:p w14:paraId="3524C2B9" w14:textId="77777777" w:rsidR="007E2FB6" w:rsidRPr="00FD423E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del w:id="16" w:author="Microsoft account" w:date="2022-06-06T15:51:00Z">
            <w:r w:rsidDel="005D3A5F">
              <w:rPr>
                <w:sz w:val="20"/>
                <w:szCs w:val="20"/>
                <w:lang w:val="bg-BG"/>
              </w:rPr>
              <w:delText>Аня Топалова</w:delText>
            </w:r>
          </w:del>
        </w:p>
      </w:tc>
      <w:tc>
        <w:tcPr>
          <w:tcW w:w="3585" w:type="dxa"/>
        </w:tcPr>
        <w:p w14:paraId="5E4F0AF2" w14:textId="20AEBD4D" w:rsidR="007E2FB6" w:rsidRPr="00336218" w:rsidRDefault="007E2FB6" w:rsidP="00B04FA5">
          <w:pPr>
            <w:pStyle w:val="Footer"/>
            <w:jc w:val="center"/>
            <w:rPr>
              <w:sz w:val="20"/>
              <w:szCs w:val="20"/>
              <w:lang w:val="bg-BG"/>
            </w:rPr>
          </w:pPr>
          <w:del w:id="17" w:author="Microsoft account" w:date="2022-06-06T15:51:00Z">
            <w:r w:rsidDel="005D3A5F">
              <w:rPr>
                <w:sz w:val="20"/>
                <w:szCs w:val="20"/>
                <w:lang w:val="bg-BG"/>
              </w:rPr>
              <w:delText>Васил Минев</w:delText>
            </w:r>
          </w:del>
        </w:p>
      </w:tc>
    </w:tr>
    <w:tr w:rsidR="007E2FB6" w:rsidRPr="00336218" w14:paraId="391887BC" w14:textId="77777777" w:rsidTr="00FD423E">
      <w:trPr>
        <w:jc w:val="center"/>
      </w:trPr>
      <w:tc>
        <w:tcPr>
          <w:tcW w:w="2970" w:type="dxa"/>
        </w:tcPr>
        <w:p w14:paraId="26C8125C" w14:textId="77777777" w:rsidR="007E2FB6" w:rsidRPr="00336218" w:rsidRDefault="007E2FB6" w:rsidP="00B04FA5">
          <w:pPr>
            <w:pStyle w:val="Footer"/>
            <w:rPr>
              <w:sz w:val="18"/>
              <w:szCs w:val="18"/>
              <w:lang w:val="bg-BG"/>
            </w:rPr>
          </w:pPr>
          <w:r w:rsidRPr="00336218">
            <w:rPr>
              <w:sz w:val="18"/>
              <w:szCs w:val="18"/>
              <w:lang w:val="bg-BG"/>
            </w:rPr>
            <w:t>Дата                 Подпис</w:t>
          </w:r>
        </w:p>
      </w:tc>
      <w:tc>
        <w:tcPr>
          <w:tcW w:w="3510" w:type="dxa"/>
        </w:tcPr>
        <w:p w14:paraId="64751728" w14:textId="77777777" w:rsidR="007E2FB6" w:rsidRPr="00336218" w:rsidRDefault="007E2FB6" w:rsidP="00B04FA5">
          <w:pPr>
            <w:pStyle w:val="Footer"/>
            <w:jc w:val="center"/>
          </w:pPr>
        </w:p>
      </w:tc>
      <w:tc>
        <w:tcPr>
          <w:tcW w:w="3585" w:type="dxa"/>
        </w:tcPr>
        <w:p w14:paraId="7B063B29" w14:textId="77777777" w:rsidR="007E2FB6" w:rsidRPr="00336218" w:rsidRDefault="007E2FB6" w:rsidP="00B04FA5">
          <w:pPr>
            <w:pStyle w:val="Footer"/>
            <w:jc w:val="center"/>
          </w:pPr>
        </w:p>
      </w:tc>
    </w:tr>
  </w:tbl>
  <w:p w14:paraId="7D1C0A3D" w14:textId="77777777" w:rsidR="007E2FB6" w:rsidRDefault="007E2FB6" w:rsidP="005B3E93">
    <w:pPr>
      <w:pStyle w:val="Footer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8465095" wp14:editId="7C8E31E7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6E0377F3" id="Rectangle 4" o:spid="_x0000_s1026" style="position:absolute;margin-left:-36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761D5996" wp14:editId="5F02B445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e="http://schemas.microsoft.com/office/word/2015/wordml/symex" xmlns:cx1="http://schemas.microsoft.com/office/drawing/2015/9/8/chartex" xmlns:cx="http://schemas.microsoft.com/office/drawing/2014/chartex">
          <w:pict>
            <v:rect w14:anchorId="4762BC9B" id="Rectangle 3" o:spid="_x0000_s1026" style="position:absolute;margin-left:-35.25pt;margin-top:68.8pt;width:121.5pt;height:7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8088AA7" w14:textId="77777777" w:rsidR="004A3035" w:rsidRDefault="004A3035" w:rsidP="00B26FC3">
      <w:pPr>
        <w:spacing w:after="0" w:line="240" w:lineRule="auto"/>
      </w:pPr>
      <w:r>
        <w:separator/>
      </w:r>
    </w:p>
  </w:footnote>
  <w:footnote w:type="continuationSeparator" w:id="0">
    <w:p w14:paraId="44FEDD58" w14:textId="77777777" w:rsidR="004A3035" w:rsidRDefault="004A3035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4C8C65" w14:textId="77777777" w:rsidR="005D3A5F" w:rsidRDefault="005D3A5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E52A71" w14:textId="77777777" w:rsidR="007E2FB6" w:rsidRPr="00A92252" w:rsidRDefault="007E2FB6" w:rsidP="00FD423E">
    <w:pPr>
      <w:pStyle w:val="Header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2AF7E62D" wp14:editId="0346260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799EE58" w14:textId="77777777" w:rsidR="007E2FB6" w:rsidRDefault="007E2FB6" w:rsidP="00FD423E">
    <w:pPr>
      <w:pStyle w:val="Header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1BDE6BC" w14:textId="77777777" w:rsidTr="00E023E8">
      <w:trPr>
        <w:trHeight w:val="842"/>
        <w:jc w:val="center"/>
      </w:trPr>
      <w:tc>
        <w:tcPr>
          <w:tcW w:w="1037" w:type="pct"/>
          <w:vMerge w:val="restart"/>
          <w:vAlign w:val="center"/>
        </w:tcPr>
        <w:p w14:paraId="27596FC6" w14:textId="7C6D1939" w:rsidR="007E2FB6" w:rsidRPr="00336218" w:rsidRDefault="005D3A5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5" w:author="Microsoft account" w:date="2022-06-06T15:52:00Z">
            <w:r>
              <w:rPr>
                <w:rFonts w:ascii="Arial" w:hAnsi="Arial" w:cs="Arial"/>
                <w:lang w:val="bg-BG"/>
              </w:rPr>
              <w:t>"С-ТРЪСТ ГРУП" ЕООД</w:t>
            </w:r>
          </w:ins>
          <w:del w:id="6" w:author="Microsoft account" w:date="2022-06-06T15:52:00Z">
            <w:r w:rsidR="007E2FB6" w:rsidRPr="00A92252" w:rsidDel="005D3A5F">
              <w:rPr>
                <w:noProof/>
                <w:lang w:val="bg-BG" w:eastAsia="bg-BG"/>
              </w:rPr>
              <w:drawing>
                <wp:inline distT="0" distB="0" distL="0" distR="0" wp14:anchorId="352E115E" wp14:editId="435D24C8">
                  <wp:extent cx="1190625" cy="609600"/>
                  <wp:effectExtent l="0" t="0" r="0" b="0"/>
                  <wp:docPr id="161" name="Picture 3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del>
          <w:bookmarkStart w:id="7" w:name="_GoBack"/>
          <w:bookmarkEnd w:id="7"/>
        </w:p>
      </w:tc>
      <w:tc>
        <w:tcPr>
          <w:tcW w:w="2772" w:type="pct"/>
          <w:vAlign w:val="center"/>
        </w:tcPr>
        <w:p w14:paraId="2D21D58C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060A34CE" w14:textId="7A25450A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 xml:space="preserve">PU </w:t>
          </w:r>
          <w:r w:rsidR="00833FA8">
            <w:rPr>
              <w:rFonts w:ascii="Arial" w:hAnsi="Arial" w:cs="Arial"/>
              <w:lang w:val="bg-BG"/>
            </w:rPr>
            <w:t>27</w:t>
          </w:r>
        </w:p>
        <w:p w14:paraId="50986740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56EC2D2B" w14:textId="77777777" w:rsidTr="00E023E8">
      <w:trPr>
        <w:trHeight w:val="482"/>
        <w:jc w:val="center"/>
      </w:trPr>
      <w:tc>
        <w:tcPr>
          <w:tcW w:w="1037" w:type="pct"/>
          <w:vMerge/>
          <w:vAlign w:val="center"/>
        </w:tcPr>
        <w:p w14:paraId="6D495DA9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329B1269" w14:textId="12F68492" w:rsidR="007E2FB6" w:rsidRPr="00132C52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 w:rsidRPr="00833FA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021E13D9" w14:textId="63E8941B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D3A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D3A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14:paraId="3D8DB373" w14:textId="77777777" w:rsidR="007E2FB6" w:rsidRDefault="007E2FB6" w:rsidP="00FD423E">
    <w:pPr>
      <w:pStyle w:val="Header"/>
      <w:tabs>
        <w:tab w:val="left" w:pos="426"/>
      </w:tabs>
      <w:ind w:left="-720" w:right="-43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3DBDF1" w14:textId="77777777" w:rsidR="007E2FB6" w:rsidRPr="00A92252" w:rsidRDefault="007E2FB6" w:rsidP="00FD423E">
    <w:pPr>
      <w:pStyle w:val="Header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3B9D0610" wp14:editId="11FE70E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4ACC40E" w14:textId="77777777" w:rsidR="007E2FB6" w:rsidRDefault="007E2FB6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7E2FB6" w:rsidRPr="00336218" w14:paraId="009335AF" w14:textId="77777777" w:rsidTr="00E023E8">
      <w:trPr>
        <w:trHeight w:val="800"/>
      </w:trPr>
      <w:tc>
        <w:tcPr>
          <w:tcW w:w="1037" w:type="pct"/>
          <w:vMerge w:val="restart"/>
          <w:vAlign w:val="center"/>
        </w:tcPr>
        <w:p w14:paraId="22EA3085" w14:textId="2A8F92DF" w:rsidR="007E2FB6" w:rsidRPr="00336218" w:rsidRDefault="005D3A5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8" w:author="Microsoft account" w:date="2022-06-06T15:48:00Z">
            <w:r>
              <w:rPr>
                <w:rFonts w:ascii="Arial" w:hAnsi="Arial" w:cs="Arial"/>
                <w:lang w:val="bg-BG"/>
              </w:rPr>
              <w:t>"С-ТРЪСТ ГРУП" ЕООД</w:t>
            </w:r>
          </w:ins>
          <w:del w:id="9" w:author="Microsoft account" w:date="2022-06-06T15:48:00Z">
            <w:r w:rsidR="007E2FB6" w:rsidRPr="00A92252" w:rsidDel="005D3A5F">
              <w:rPr>
                <w:noProof/>
                <w:lang w:val="bg-BG" w:eastAsia="bg-BG"/>
              </w:rPr>
              <w:drawing>
                <wp:inline distT="0" distB="0" distL="0" distR="0" wp14:anchorId="693D0BC7" wp14:editId="65F9B94B">
                  <wp:extent cx="1190625" cy="609600"/>
                  <wp:effectExtent l="0" t="0" r="0" b="0"/>
                  <wp:docPr id="123" name="Picture 1" descr="C:\Users\vanya.georgieva\Documents\Company\LOGA\Logo S&amp;T\logo_group.gi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ya.georgieva\Documents\Company\LOGA\Logo S&amp;T\logo_group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72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0625" cy="609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del>
        </w:p>
      </w:tc>
      <w:tc>
        <w:tcPr>
          <w:tcW w:w="2772" w:type="pct"/>
          <w:vAlign w:val="center"/>
        </w:tcPr>
        <w:p w14:paraId="0D54134B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BC492B">
            <w:rPr>
              <w:rFonts w:ascii="Arial" w:hAnsi="Arial" w:cs="Arial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14:paraId="6D74E7D4" w14:textId="58CF0074" w:rsidR="007E2FB6" w:rsidRPr="005A6E7D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</w:rPr>
          </w:pPr>
          <w:r w:rsidRPr="00336218">
            <w:rPr>
              <w:rFonts w:ascii="Arial" w:hAnsi="Arial" w:cs="Arial"/>
            </w:rPr>
            <w:t>PU</w:t>
          </w:r>
          <w:r w:rsidRPr="00410728">
            <w:rPr>
              <w:rFonts w:ascii="Arial" w:hAnsi="Arial" w:cs="Arial"/>
              <w:lang w:val="ru-RU"/>
            </w:rPr>
            <w:t xml:space="preserve"> </w:t>
          </w:r>
          <w:r w:rsidR="004C75B4">
            <w:rPr>
              <w:rFonts w:ascii="Arial" w:hAnsi="Arial" w:cs="Arial"/>
              <w:lang w:val="ru-RU"/>
            </w:rPr>
            <w:t>2</w:t>
          </w:r>
          <w:r w:rsidR="00833FA8">
            <w:rPr>
              <w:rFonts w:ascii="Arial" w:hAnsi="Arial" w:cs="Arial"/>
            </w:rPr>
            <w:t>7</w:t>
          </w:r>
        </w:p>
        <w:p w14:paraId="38EEAA13" w14:textId="77777777" w:rsidR="007E2FB6" w:rsidRPr="0041072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lang w:val="ru-RU"/>
            </w:rPr>
            <w:t>Влиза в сила от:</w:t>
          </w:r>
        </w:p>
        <w:p w14:paraId="36FF70B2" w14:textId="2F5ED88D" w:rsidR="007E2FB6" w:rsidRPr="00757103" w:rsidRDefault="005D3A5F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ins w:id="10" w:author="Microsoft account" w:date="2022-06-06T15:48:00Z">
            <w:r>
              <w:rPr>
                <w:sz w:val="18"/>
                <w:szCs w:val="18"/>
                <w:lang w:val="bg-BG"/>
              </w:rPr>
              <w:t>24.03.2022</w:t>
            </w:r>
          </w:ins>
          <w:del w:id="11" w:author="Microsoft account" w:date="2022-06-06T15:48:00Z">
            <w:r w:rsidR="007E2FB6" w:rsidDel="005D3A5F">
              <w:rPr>
                <w:rFonts w:ascii="Arial" w:hAnsi="Arial" w:cs="Arial"/>
                <w:lang w:val="bg-BG"/>
              </w:rPr>
              <w:delText>15</w:delText>
            </w:r>
            <w:r w:rsidR="007E2FB6" w:rsidDel="005D3A5F">
              <w:rPr>
                <w:rFonts w:ascii="Arial" w:hAnsi="Arial" w:cs="Arial"/>
              </w:rPr>
              <w:delText>.07.2015</w:delText>
            </w:r>
          </w:del>
        </w:p>
      </w:tc>
    </w:tr>
    <w:tr w:rsidR="007E2FB6" w:rsidRPr="00336218" w14:paraId="34E1B038" w14:textId="77777777" w:rsidTr="00E023E8">
      <w:tc>
        <w:tcPr>
          <w:tcW w:w="1037" w:type="pct"/>
          <w:vMerge/>
          <w:vAlign w:val="center"/>
        </w:tcPr>
        <w:p w14:paraId="2A7F25F6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6AE0085C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336218">
            <w:rPr>
              <w:rFonts w:ascii="Arial" w:hAnsi="Arial" w:cs="Arial"/>
            </w:rPr>
            <w:t>ПРОЦЕДУРА ПО УПРАВЛЕНИЕ</w:t>
          </w:r>
        </w:p>
      </w:tc>
      <w:tc>
        <w:tcPr>
          <w:tcW w:w="1191" w:type="pct"/>
          <w:vAlign w:val="center"/>
        </w:tcPr>
        <w:p w14:paraId="2FADAD64" w14:textId="77777777" w:rsidR="007E2FB6" w:rsidRPr="00A732E4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7E2FB6" w:rsidRPr="00336218" w14:paraId="79BA64F7" w14:textId="77777777" w:rsidTr="00E023E8">
      <w:tc>
        <w:tcPr>
          <w:tcW w:w="1037" w:type="pct"/>
          <w:vMerge/>
          <w:vAlign w:val="center"/>
        </w:tcPr>
        <w:p w14:paraId="5132147B" w14:textId="77777777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14:paraId="09489F1C" w14:textId="532D1B0B" w:rsidR="007E2FB6" w:rsidRPr="00336218" w:rsidRDefault="00833FA8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833FA8">
            <w:rPr>
              <w:rFonts w:ascii="Arial" w:hAnsi="Arial" w:cs="Arial"/>
              <w:color w:val="0070C0"/>
              <w:sz w:val="20"/>
              <w:szCs w:val="20"/>
              <w:lang w:val="bg-BG"/>
            </w:rPr>
            <w:t>ОРГАНИЗАЦИЯ ЗАЩИТА НА МОБИЛНИТЕ КОМПЮТРИ</w:t>
          </w:r>
        </w:p>
      </w:tc>
      <w:tc>
        <w:tcPr>
          <w:tcW w:w="1191" w:type="pct"/>
          <w:vAlign w:val="center"/>
        </w:tcPr>
        <w:p w14:paraId="420CA247" w14:textId="3D5A3940" w:rsidR="007E2FB6" w:rsidRPr="00336218" w:rsidRDefault="007E2FB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D3A5F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от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D3A5F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</w:p>
      </w:tc>
    </w:tr>
    <w:tr w:rsidR="007E2FB6" w:rsidRPr="00410728" w14:paraId="0BD0A783" w14:textId="77777777" w:rsidTr="00E023E8">
      <w:tc>
        <w:tcPr>
          <w:tcW w:w="5000" w:type="pct"/>
          <w:gridSpan w:val="3"/>
          <w:vAlign w:val="center"/>
        </w:tcPr>
        <w:p w14:paraId="7EC05C80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                                                      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 w:rsidRPr="006B787F">
            <w:rPr>
              <w:rFonts w:ascii="Arial" w:hAnsi="Arial" w:cs="Arial"/>
              <w:sz w:val="20"/>
              <w:szCs w:val="20"/>
            </w:rPr>
            <w:t>Утвърдил</w:t>
          </w:r>
        </w:p>
        <w:p w14:paraId="34A9959C" w14:textId="77777777" w:rsidR="007E2FB6" w:rsidRPr="006B787F" w:rsidRDefault="007E2FB6" w:rsidP="00FD423E">
          <w:pPr>
            <w:pStyle w:val="tochka1"/>
            <w:ind w:left="426" w:hanging="426"/>
            <w:jc w:val="left"/>
            <w:rPr>
              <w:rFonts w:ascii="Arial" w:hAnsi="Arial" w:cs="Arial"/>
              <w:sz w:val="20"/>
              <w:szCs w:val="20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ПСУ:</w:t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                              </w:t>
          </w:r>
          <w:r w:rsidRPr="006B787F">
            <w:rPr>
              <w:rFonts w:ascii="Arial" w:hAnsi="Arial" w:cs="Arial"/>
              <w:sz w:val="20"/>
              <w:szCs w:val="20"/>
            </w:rPr>
            <w:tab/>
            <w:t xml:space="preserve">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</w:t>
          </w:r>
          <w:r w:rsidRPr="006B787F">
            <w:rPr>
              <w:rFonts w:ascii="Arial" w:hAnsi="Arial" w:cs="Arial"/>
              <w:sz w:val="20"/>
              <w:szCs w:val="20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en-US"/>
            </w:rPr>
            <w:t xml:space="preserve">      </w:t>
          </w:r>
          <w:r w:rsidRPr="006B787F">
            <w:rPr>
              <w:rFonts w:ascii="Arial" w:hAnsi="Arial" w:cs="Arial"/>
              <w:sz w:val="20"/>
              <w:szCs w:val="20"/>
            </w:rPr>
            <w:t>Управител:</w:t>
          </w:r>
        </w:p>
        <w:p w14:paraId="68DD45EE" w14:textId="0FF28007" w:rsidR="007E2FB6" w:rsidRPr="00410728" w:rsidRDefault="007E2FB6" w:rsidP="00FD423E">
          <w:pPr>
            <w:spacing w:before="60" w:after="0" w:line="240" w:lineRule="auto"/>
            <w:rPr>
              <w:rFonts w:ascii="Arial" w:hAnsi="Arial" w:cs="Arial"/>
              <w:lang w:val="ru-RU"/>
            </w:rPr>
          </w:pP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                /</w:t>
          </w:r>
          <w:ins w:id="12" w:author="Microsoft account" w:date="2022-06-06T15:48:00Z">
            <w:r w:rsidR="005D3A5F">
              <w:rPr>
                <w:rFonts w:ascii="Arial" w:hAnsi="Arial" w:cs="Arial"/>
                <w:sz w:val="20"/>
                <w:szCs w:val="20"/>
                <w:lang w:val="ru-RU"/>
              </w:rPr>
              <w:t>………………………</w:t>
            </w:r>
          </w:ins>
          <w:del w:id="13" w:author="Microsoft account" w:date="2022-06-06T15:48:00Z">
            <w:r w:rsidDel="005D3A5F">
              <w:rPr>
                <w:rFonts w:ascii="Arial" w:hAnsi="Arial" w:cs="Arial"/>
                <w:sz w:val="20"/>
                <w:szCs w:val="20"/>
                <w:lang w:val="ru-RU"/>
              </w:rPr>
              <w:delText>Васил Минев</w:delText>
            </w:r>
          </w:del>
          <w:r>
            <w:rPr>
              <w:rFonts w:ascii="Arial" w:hAnsi="Arial" w:cs="Arial"/>
              <w:sz w:val="20"/>
              <w:szCs w:val="20"/>
              <w:lang w:val="ru-RU"/>
            </w:rPr>
            <w:t xml:space="preserve">/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ab/>
            <w:t xml:space="preserve">              </w:t>
          </w:r>
          <w:r>
            <w:rPr>
              <w:rFonts w:ascii="Arial" w:hAnsi="Arial" w:cs="Arial"/>
              <w:sz w:val="20"/>
              <w:szCs w:val="20"/>
              <w:lang w:val="bg-BG"/>
            </w:rPr>
            <w:t xml:space="preserve">                </w:t>
          </w:r>
          <w:r w:rsidRPr="00410728">
            <w:rPr>
              <w:rFonts w:ascii="Arial" w:hAnsi="Arial" w:cs="Arial"/>
              <w:sz w:val="20"/>
              <w:szCs w:val="20"/>
              <w:lang w:val="ru-RU"/>
            </w:rPr>
            <w:t xml:space="preserve">     </w:t>
          </w:r>
          <w:r>
            <w:rPr>
              <w:rFonts w:ascii="Arial" w:hAnsi="Arial" w:cs="Arial"/>
              <w:sz w:val="20"/>
              <w:szCs w:val="20"/>
              <w:lang w:val="ru-RU"/>
            </w:rPr>
            <w:t xml:space="preserve">      </w:t>
          </w:r>
          <w:r>
            <w:rPr>
              <w:rFonts w:ascii="Arial" w:hAnsi="Arial" w:cs="Arial"/>
              <w:sz w:val="20"/>
              <w:szCs w:val="20"/>
            </w:rPr>
            <w:t xml:space="preserve">        </w:t>
          </w:r>
          <w:r>
            <w:rPr>
              <w:rFonts w:ascii="Arial" w:hAnsi="Arial" w:cs="Arial"/>
              <w:sz w:val="20"/>
              <w:szCs w:val="20"/>
              <w:lang w:val="ru-RU"/>
            </w:rPr>
            <w:t>/</w:t>
          </w:r>
          <w:ins w:id="14" w:author="Microsoft account" w:date="2022-06-06T15:48:00Z">
            <w:r w:rsidR="005D3A5F">
              <w:rPr>
                <w:sz w:val="18"/>
                <w:szCs w:val="18"/>
                <w:lang w:val="bg-BG"/>
              </w:rPr>
              <w:t>Станимир Николов</w:t>
            </w:r>
            <w:r w:rsidR="005D3A5F" w:rsidRPr="00BC492B" w:rsidDel="005D3A5F">
              <w:rPr>
                <w:rFonts w:ascii="Arial" w:hAnsi="Arial" w:cs="Arial"/>
                <w:sz w:val="20"/>
              </w:rPr>
              <w:t xml:space="preserve"> </w:t>
            </w:r>
          </w:ins>
          <w:del w:id="15" w:author="Microsoft account" w:date="2022-06-06T15:48:00Z">
            <w:r w:rsidRPr="00BC492B" w:rsidDel="005D3A5F">
              <w:rPr>
                <w:rFonts w:ascii="Arial" w:hAnsi="Arial" w:cs="Arial"/>
                <w:sz w:val="20"/>
              </w:rPr>
              <w:delText>Злати Петров</w:delText>
            </w:r>
            <w:r w:rsidDel="005D3A5F">
              <w:rPr>
                <w:rFonts w:ascii="Arial" w:hAnsi="Arial" w:cs="Arial"/>
                <w:sz w:val="20"/>
                <w:szCs w:val="20"/>
                <w:lang w:val="ru-RU"/>
              </w:rPr>
              <w:delText xml:space="preserve"> </w:delText>
            </w:r>
          </w:del>
          <w:r w:rsidRPr="00410728">
            <w:rPr>
              <w:rFonts w:ascii="Arial" w:hAnsi="Arial" w:cs="Arial"/>
              <w:sz w:val="20"/>
              <w:szCs w:val="20"/>
              <w:lang w:val="ru-RU"/>
            </w:rPr>
            <w:t>/</w:t>
          </w:r>
        </w:p>
      </w:tc>
    </w:tr>
  </w:tbl>
  <w:p w14:paraId="5EB6FD37" w14:textId="77777777" w:rsidR="007E2FB6" w:rsidRPr="00FD423E" w:rsidRDefault="007E2FB6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F83B73"/>
    <w:multiLevelType w:val="hybridMultilevel"/>
    <w:tmpl w:val="D99007F2"/>
    <w:lvl w:ilvl="0" w:tplc="8C8A25A2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E61C50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>
    <w:nsid w:val="05874AF6"/>
    <w:multiLevelType w:val="hybridMultilevel"/>
    <w:tmpl w:val="F59889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">
    <w:nsid w:val="145820D8"/>
    <w:multiLevelType w:val="hybridMultilevel"/>
    <w:tmpl w:val="8398C120"/>
    <w:lvl w:ilvl="0" w:tplc="0409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4">
    <w:nsid w:val="15C60142"/>
    <w:multiLevelType w:val="hybridMultilevel"/>
    <w:tmpl w:val="FC1C442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CB87267"/>
    <w:multiLevelType w:val="hybridMultilevel"/>
    <w:tmpl w:val="5480390A"/>
    <w:lvl w:ilvl="0" w:tplc="0402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6">
    <w:nsid w:val="1D05008E"/>
    <w:multiLevelType w:val="hybridMultilevel"/>
    <w:tmpl w:val="0E1CCC1C"/>
    <w:lvl w:ilvl="0" w:tplc="8C8A25A2">
      <w:start w:val="1"/>
      <w:numFmt w:val="bullet"/>
      <w:lvlText w:val="-"/>
      <w:lvlJc w:val="left"/>
      <w:pPr>
        <w:ind w:left="216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>
    <w:nsid w:val="1D102E26"/>
    <w:multiLevelType w:val="hybridMultilevel"/>
    <w:tmpl w:val="27903ED6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>
    <w:nsid w:val="1EAC6B45"/>
    <w:multiLevelType w:val="hybridMultilevel"/>
    <w:tmpl w:val="A656999E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>
      <w:start w:val="1"/>
      <w:numFmt w:val="bullet"/>
      <w:lvlText w:val="o"/>
      <w:lvlJc w:val="left"/>
      <w:pPr>
        <w:tabs>
          <w:tab w:val="num" w:pos="1530"/>
        </w:tabs>
        <w:ind w:left="1530" w:hanging="360"/>
      </w:pPr>
      <w:rPr>
        <w:rFonts w:ascii="Courier New" w:hAnsi="Courier New" w:cs="Courier New" w:hint="default"/>
      </w:rPr>
    </w:lvl>
    <w:lvl w:ilvl="2" w:tplc="0402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218E00BF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>
    <w:nsid w:val="22A42513"/>
    <w:multiLevelType w:val="hybridMultilevel"/>
    <w:tmpl w:val="F8384224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>
    <w:nsid w:val="2606760F"/>
    <w:multiLevelType w:val="hybridMultilevel"/>
    <w:tmpl w:val="EB6E77E0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2">
    <w:nsid w:val="2BC14A59"/>
    <w:multiLevelType w:val="hybridMultilevel"/>
    <w:tmpl w:val="EDC2B796"/>
    <w:lvl w:ilvl="0" w:tplc="8C8A25A2">
      <w:start w:val="1"/>
      <w:numFmt w:val="bullet"/>
      <w:lvlText w:val="-"/>
      <w:lvlJc w:val="left"/>
      <w:pPr>
        <w:ind w:left="1260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3">
    <w:nsid w:val="2C4A58A4"/>
    <w:multiLevelType w:val="hybridMultilevel"/>
    <w:tmpl w:val="A0AED24A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2E40C1C"/>
    <w:multiLevelType w:val="hybridMultilevel"/>
    <w:tmpl w:val="7D44F6A6"/>
    <w:lvl w:ilvl="0" w:tplc="8C8A25A2">
      <w:start w:val="1"/>
      <w:numFmt w:val="bullet"/>
      <w:lvlText w:val="-"/>
      <w:lvlJc w:val="left"/>
      <w:pPr>
        <w:ind w:left="1211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5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>
    <w:nsid w:val="35AC526A"/>
    <w:multiLevelType w:val="hybridMultilevel"/>
    <w:tmpl w:val="E63E5468"/>
    <w:lvl w:ilvl="0" w:tplc="1FA67FF2">
      <w:start w:val="1"/>
      <w:numFmt w:val="bullet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sz w:val="20"/>
        <w:szCs w:val="20"/>
      </w:rPr>
    </w:lvl>
    <w:lvl w:ilvl="1" w:tplc="0402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3A5A47B3"/>
    <w:multiLevelType w:val="hybridMultilevel"/>
    <w:tmpl w:val="C880586C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B6C6FF3"/>
    <w:multiLevelType w:val="multilevel"/>
    <w:tmpl w:val="09F8DDFC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9">
    <w:nsid w:val="3EE100A4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>
    <w:nsid w:val="403D1E3B"/>
    <w:multiLevelType w:val="hybridMultilevel"/>
    <w:tmpl w:val="D320F2CC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1">
    <w:nsid w:val="495D3B03"/>
    <w:multiLevelType w:val="multilevel"/>
    <w:tmpl w:val="5E1240DA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2">
    <w:nsid w:val="49C13242"/>
    <w:multiLevelType w:val="hybridMultilevel"/>
    <w:tmpl w:val="80BC44B4"/>
    <w:lvl w:ilvl="0" w:tplc="04020001">
      <w:start w:val="1"/>
      <w:numFmt w:val="bullet"/>
      <w:lvlText w:val=""/>
      <w:lvlJc w:val="left"/>
      <w:pPr>
        <w:ind w:left="121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3">
    <w:nsid w:val="5ACD396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43D61"/>
    <w:multiLevelType w:val="hybridMultilevel"/>
    <w:tmpl w:val="C52CA778"/>
    <w:lvl w:ilvl="0" w:tplc="04020001">
      <w:start w:val="1"/>
      <w:numFmt w:val="bullet"/>
      <w:lvlText w:val=""/>
      <w:lvlJc w:val="left"/>
      <w:pPr>
        <w:ind w:left="213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5">
    <w:nsid w:val="5AF412C0"/>
    <w:multiLevelType w:val="hybridMultilevel"/>
    <w:tmpl w:val="E436A544"/>
    <w:lvl w:ilvl="0" w:tplc="04020017">
      <w:start w:val="1"/>
      <w:numFmt w:val="lowerLetter"/>
      <w:lvlText w:val="%1)"/>
      <w:lvlJc w:val="left"/>
      <w:pPr>
        <w:ind w:left="2138" w:hanging="360"/>
      </w:pPr>
    </w:lvl>
    <w:lvl w:ilvl="1" w:tplc="04020019" w:tentative="1">
      <w:start w:val="1"/>
      <w:numFmt w:val="lowerLetter"/>
      <w:lvlText w:val="%2."/>
      <w:lvlJc w:val="left"/>
      <w:pPr>
        <w:ind w:left="2858" w:hanging="360"/>
      </w:pPr>
    </w:lvl>
    <w:lvl w:ilvl="2" w:tplc="0402001B" w:tentative="1">
      <w:start w:val="1"/>
      <w:numFmt w:val="lowerRoman"/>
      <w:lvlText w:val="%3."/>
      <w:lvlJc w:val="right"/>
      <w:pPr>
        <w:ind w:left="3578" w:hanging="180"/>
      </w:pPr>
    </w:lvl>
    <w:lvl w:ilvl="3" w:tplc="0402000F" w:tentative="1">
      <w:start w:val="1"/>
      <w:numFmt w:val="decimal"/>
      <w:lvlText w:val="%4."/>
      <w:lvlJc w:val="left"/>
      <w:pPr>
        <w:ind w:left="4298" w:hanging="360"/>
      </w:pPr>
    </w:lvl>
    <w:lvl w:ilvl="4" w:tplc="04020019" w:tentative="1">
      <w:start w:val="1"/>
      <w:numFmt w:val="lowerLetter"/>
      <w:lvlText w:val="%5."/>
      <w:lvlJc w:val="left"/>
      <w:pPr>
        <w:ind w:left="5018" w:hanging="360"/>
      </w:pPr>
    </w:lvl>
    <w:lvl w:ilvl="5" w:tplc="0402001B" w:tentative="1">
      <w:start w:val="1"/>
      <w:numFmt w:val="lowerRoman"/>
      <w:lvlText w:val="%6."/>
      <w:lvlJc w:val="right"/>
      <w:pPr>
        <w:ind w:left="5738" w:hanging="180"/>
      </w:pPr>
    </w:lvl>
    <w:lvl w:ilvl="6" w:tplc="0402000F" w:tentative="1">
      <w:start w:val="1"/>
      <w:numFmt w:val="decimal"/>
      <w:lvlText w:val="%7."/>
      <w:lvlJc w:val="left"/>
      <w:pPr>
        <w:ind w:left="6458" w:hanging="360"/>
      </w:pPr>
    </w:lvl>
    <w:lvl w:ilvl="7" w:tplc="04020019" w:tentative="1">
      <w:start w:val="1"/>
      <w:numFmt w:val="lowerLetter"/>
      <w:lvlText w:val="%8."/>
      <w:lvlJc w:val="left"/>
      <w:pPr>
        <w:ind w:left="7178" w:hanging="360"/>
      </w:pPr>
    </w:lvl>
    <w:lvl w:ilvl="8" w:tplc="0402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26">
    <w:nsid w:val="65442BF3"/>
    <w:multiLevelType w:val="hybridMultilevel"/>
    <w:tmpl w:val="CDF6E470"/>
    <w:lvl w:ilvl="0" w:tplc="FD4CD6B0">
      <w:start w:val="4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2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7">
    <w:nsid w:val="663669C4"/>
    <w:multiLevelType w:val="hybridMultilevel"/>
    <w:tmpl w:val="8F727F5E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28">
    <w:nsid w:val="67C25C41"/>
    <w:multiLevelType w:val="hybridMultilevel"/>
    <w:tmpl w:val="07326A18"/>
    <w:lvl w:ilvl="0" w:tplc="D50E3510">
      <w:start w:val="1"/>
      <w:numFmt w:val="bullet"/>
      <w:lvlText w:val="-"/>
      <w:lvlJc w:val="left"/>
      <w:pPr>
        <w:ind w:left="1080" w:hanging="360"/>
      </w:pPr>
      <w:rPr>
        <w:rFonts w:ascii="Calibri" w:eastAsia="Times New Roman" w:hAnsi="Calibr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67DC1F49"/>
    <w:multiLevelType w:val="multilevel"/>
    <w:tmpl w:val="D522311E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BD049D5"/>
    <w:multiLevelType w:val="multilevel"/>
    <w:tmpl w:val="77C2E122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1">
    <w:nsid w:val="6C413F91"/>
    <w:multiLevelType w:val="hybridMultilevel"/>
    <w:tmpl w:val="DA2AF87A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>
    <w:nsid w:val="74970FB3"/>
    <w:multiLevelType w:val="hybridMultilevel"/>
    <w:tmpl w:val="D5B86CB6"/>
    <w:lvl w:ilvl="0" w:tplc="8C8A25A2">
      <w:start w:val="1"/>
      <w:numFmt w:val="bullet"/>
      <w:lvlText w:val="-"/>
      <w:lvlJc w:val="left"/>
      <w:pPr>
        <w:ind w:left="2138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3">
    <w:nsid w:val="75326214"/>
    <w:multiLevelType w:val="multilevel"/>
    <w:tmpl w:val="ABB6F7EE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20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34">
    <w:nsid w:val="76A9068C"/>
    <w:multiLevelType w:val="hybridMultilevel"/>
    <w:tmpl w:val="04DE2C5E"/>
    <w:lvl w:ilvl="0" w:tplc="B96AB526">
      <w:start w:val="4"/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2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24"/>
  </w:num>
  <w:num w:numId="4">
    <w:abstractNumId w:val="17"/>
  </w:num>
  <w:num w:numId="5">
    <w:abstractNumId w:val="5"/>
  </w:num>
  <w:num w:numId="6">
    <w:abstractNumId w:val="4"/>
  </w:num>
  <w:num w:numId="7">
    <w:abstractNumId w:val="22"/>
  </w:num>
  <w:num w:numId="8">
    <w:abstractNumId w:val="34"/>
  </w:num>
  <w:num w:numId="9">
    <w:abstractNumId w:val="31"/>
  </w:num>
  <w:num w:numId="10">
    <w:abstractNumId w:val="6"/>
  </w:num>
  <w:num w:numId="11">
    <w:abstractNumId w:val="19"/>
  </w:num>
  <w:num w:numId="12">
    <w:abstractNumId w:val="21"/>
  </w:num>
  <w:num w:numId="13">
    <w:abstractNumId w:val="23"/>
  </w:num>
  <w:num w:numId="14">
    <w:abstractNumId w:val="30"/>
  </w:num>
  <w:num w:numId="15">
    <w:abstractNumId w:val="32"/>
  </w:num>
  <w:num w:numId="16">
    <w:abstractNumId w:val="1"/>
  </w:num>
  <w:num w:numId="17">
    <w:abstractNumId w:val="27"/>
  </w:num>
  <w:num w:numId="18">
    <w:abstractNumId w:val="20"/>
  </w:num>
  <w:num w:numId="19">
    <w:abstractNumId w:val="33"/>
  </w:num>
  <w:num w:numId="20">
    <w:abstractNumId w:val="10"/>
  </w:num>
  <w:num w:numId="21">
    <w:abstractNumId w:val="9"/>
  </w:num>
  <w:num w:numId="22">
    <w:abstractNumId w:val="11"/>
  </w:num>
  <w:num w:numId="23">
    <w:abstractNumId w:val="0"/>
  </w:num>
  <w:num w:numId="24">
    <w:abstractNumId w:val="14"/>
  </w:num>
  <w:num w:numId="25">
    <w:abstractNumId w:val="18"/>
  </w:num>
  <w:num w:numId="26">
    <w:abstractNumId w:val="12"/>
  </w:num>
  <w:num w:numId="27">
    <w:abstractNumId w:val="2"/>
  </w:num>
  <w:num w:numId="28">
    <w:abstractNumId w:val="8"/>
  </w:num>
  <w:num w:numId="29">
    <w:abstractNumId w:val="16"/>
  </w:num>
  <w:num w:numId="30">
    <w:abstractNumId w:val="15"/>
  </w:num>
  <w:num w:numId="31">
    <w:abstractNumId w:val="15"/>
  </w:num>
  <w:num w:numId="32">
    <w:abstractNumId w:val="15"/>
  </w:num>
  <w:num w:numId="33">
    <w:abstractNumId w:val="15"/>
  </w:num>
  <w:num w:numId="34">
    <w:abstractNumId w:val="15"/>
  </w:num>
  <w:num w:numId="35">
    <w:abstractNumId w:val="15"/>
  </w:num>
  <w:num w:numId="36">
    <w:abstractNumId w:val="26"/>
  </w:num>
  <w:num w:numId="37">
    <w:abstractNumId w:val="15"/>
  </w:num>
  <w:num w:numId="38">
    <w:abstractNumId w:val="15"/>
  </w:num>
  <w:num w:numId="39">
    <w:abstractNumId w:val="3"/>
  </w:num>
  <w:num w:numId="40">
    <w:abstractNumId w:val="15"/>
  </w:num>
  <w:num w:numId="41">
    <w:abstractNumId w:val="15"/>
  </w:num>
  <w:num w:numId="42">
    <w:abstractNumId w:val="15"/>
  </w:num>
  <w:num w:numId="43">
    <w:abstractNumId w:val="15"/>
  </w:num>
  <w:num w:numId="44">
    <w:abstractNumId w:val="15"/>
  </w:num>
  <w:num w:numId="45">
    <w:abstractNumId w:val="15"/>
  </w:num>
  <w:num w:numId="46">
    <w:abstractNumId w:val="15"/>
  </w:num>
  <w:num w:numId="47">
    <w:abstractNumId w:val="15"/>
  </w:num>
  <w:num w:numId="48">
    <w:abstractNumId w:val="15"/>
  </w:num>
  <w:num w:numId="49">
    <w:abstractNumId w:val="15"/>
  </w:num>
  <w:num w:numId="50">
    <w:abstractNumId w:val="29"/>
  </w:num>
  <w:num w:numId="51">
    <w:abstractNumId w:val="15"/>
  </w:num>
  <w:num w:numId="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>
    <w:abstractNumId w:val="28"/>
  </w:num>
  <w:num w:numId="5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6">
    <w:abstractNumId w:val="15"/>
  </w:num>
  <w:num w:numId="57">
    <w:abstractNumId w:val="15"/>
  </w:num>
  <w:num w:numId="58">
    <w:abstractNumId w:val="15"/>
  </w:num>
  <w:num w:numId="59">
    <w:abstractNumId w:val="15"/>
  </w:num>
  <w:num w:numId="60">
    <w:abstractNumId w:val="15"/>
  </w:num>
  <w:num w:numId="61">
    <w:abstractNumId w:val="15"/>
  </w:num>
  <w:num w:numId="62">
    <w:abstractNumId w:val="15"/>
  </w:num>
  <w:num w:numId="63">
    <w:abstractNumId w:val="15"/>
  </w:num>
  <w:num w:numId="64">
    <w:abstractNumId w:val="15"/>
  </w:num>
  <w:num w:numId="65">
    <w:abstractNumId w:val="15"/>
  </w:num>
  <w:num w:numId="66">
    <w:abstractNumId w:val="13"/>
  </w:num>
  <w:num w:numId="67">
    <w:abstractNumId w:val="15"/>
  </w:num>
  <w:num w:numId="68">
    <w:abstractNumId w:val="15"/>
  </w:num>
  <w:num w:numId="69">
    <w:abstractNumId w:val="15"/>
  </w:num>
  <w:numIdMacAtCleanup w:val="65"/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person w15:author="Microsoft account">
    <w15:presenceInfo w15:providerId="Windows Live" w15:userId="536093a8ebe7f7f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trackRevisions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07867"/>
    <w:rsid w:val="00017BA1"/>
    <w:rsid w:val="00020389"/>
    <w:rsid w:val="00021D5A"/>
    <w:rsid w:val="00033CD3"/>
    <w:rsid w:val="0004161F"/>
    <w:rsid w:val="000447F8"/>
    <w:rsid w:val="00046032"/>
    <w:rsid w:val="00047795"/>
    <w:rsid w:val="000606FC"/>
    <w:rsid w:val="0007215F"/>
    <w:rsid w:val="00076AF8"/>
    <w:rsid w:val="0008255D"/>
    <w:rsid w:val="00090267"/>
    <w:rsid w:val="0009210D"/>
    <w:rsid w:val="000B0C4F"/>
    <w:rsid w:val="000C49A1"/>
    <w:rsid w:val="000E782E"/>
    <w:rsid w:val="00104B77"/>
    <w:rsid w:val="00111371"/>
    <w:rsid w:val="00115544"/>
    <w:rsid w:val="00123650"/>
    <w:rsid w:val="00124FF3"/>
    <w:rsid w:val="00130091"/>
    <w:rsid w:val="00130E06"/>
    <w:rsid w:val="00131572"/>
    <w:rsid w:val="00132C52"/>
    <w:rsid w:val="0013319F"/>
    <w:rsid w:val="00135E34"/>
    <w:rsid w:val="00136FE3"/>
    <w:rsid w:val="001422A2"/>
    <w:rsid w:val="0014350E"/>
    <w:rsid w:val="001629CB"/>
    <w:rsid w:val="00164A78"/>
    <w:rsid w:val="00167DBA"/>
    <w:rsid w:val="00170323"/>
    <w:rsid w:val="00172D02"/>
    <w:rsid w:val="00174A77"/>
    <w:rsid w:val="001843CB"/>
    <w:rsid w:val="0019203D"/>
    <w:rsid w:val="001927A2"/>
    <w:rsid w:val="0019660F"/>
    <w:rsid w:val="001A0F40"/>
    <w:rsid w:val="001A43F6"/>
    <w:rsid w:val="001A4F24"/>
    <w:rsid w:val="001C0C20"/>
    <w:rsid w:val="001C450E"/>
    <w:rsid w:val="001C68CB"/>
    <w:rsid w:val="001D03FF"/>
    <w:rsid w:val="001D7E72"/>
    <w:rsid w:val="001F20AF"/>
    <w:rsid w:val="002026E8"/>
    <w:rsid w:val="002058D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72D62"/>
    <w:rsid w:val="00284862"/>
    <w:rsid w:val="00285220"/>
    <w:rsid w:val="0028598D"/>
    <w:rsid w:val="002943D9"/>
    <w:rsid w:val="0029576D"/>
    <w:rsid w:val="002A0AB4"/>
    <w:rsid w:val="002A0FEA"/>
    <w:rsid w:val="002A35E6"/>
    <w:rsid w:val="002A38AB"/>
    <w:rsid w:val="002B26FB"/>
    <w:rsid w:val="002B5DC3"/>
    <w:rsid w:val="002B668A"/>
    <w:rsid w:val="002D2877"/>
    <w:rsid w:val="002E4565"/>
    <w:rsid w:val="00301DDF"/>
    <w:rsid w:val="00301E64"/>
    <w:rsid w:val="00321654"/>
    <w:rsid w:val="003272B5"/>
    <w:rsid w:val="00331807"/>
    <w:rsid w:val="00333F4F"/>
    <w:rsid w:val="00336218"/>
    <w:rsid w:val="003410F1"/>
    <w:rsid w:val="003450E3"/>
    <w:rsid w:val="0035475A"/>
    <w:rsid w:val="0035481C"/>
    <w:rsid w:val="003562E3"/>
    <w:rsid w:val="00363789"/>
    <w:rsid w:val="0036674A"/>
    <w:rsid w:val="00366C9A"/>
    <w:rsid w:val="00371E3B"/>
    <w:rsid w:val="003737DB"/>
    <w:rsid w:val="003757E8"/>
    <w:rsid w:val="00382668"/>
    <w:rsid w:val="00390158"/>
    <w:rsid w:val="00390AED"/>
    <w:rsid w:val="00397F30"/>
    <w:rsid w:val="003B25D0"/>
    <w:rsid w:val="003C3A18"/>
    <w:rsid w:val="003C4453"/>
    <w:rsid w:val="003D42CE"/>
    <w:rsid w:val="003E0EE9"/>
    <w:rsid w:val="003E220A"/>
    <w:rsid w:val="003E7B14"/>
    <w:rsid w:val="003F2E36"/>
    <w:rsid w:val="003F3378"/>
    <w:rsid w:val="003F5AA3"/>
    <w:rsid w:val="00410728"/>
    <w:rsid w:val="0041096C"/>
    <w:rsid w:val="00410FA2"/>
    <w:rsid w:val="00410FF8"/>
    <w:rsid w:val="00411AE7"/>
    <w:rsid w:val="00416338"/>
    <w:rsid w:val="00421622"/>
    <w:rsid w:val="00424FFD"/>
    <w:rsid w:val="0043162C"/>
    <w:rsid w:val="004360F8"/>
    <w:rsid w:val="0044021A"/>
    <w:rsid w:val="004538DA"/>
    <w:rsid w:val="00456F29"/>
    <w:rsid w:val="0046150B"/>
    <w:rsid w:val="00465846"/>
    <w:rsid w:val="004672EE"/>
    <w:rsid w:val="00470BEF"/>
    <w:rsid w:val="0049156C"/>
    <w:rsid w:val="00497626"/>
    <w:rsid w:val="004A3035"/>
    <w:rsid w:val="004A58EC"/>
    <w:rsid w:val="004B4899"/>
    <w:rsid w:val="004B4F7A"/>
    <w:rsid w:val="004B5A68"/>
    <w:rsid w:val="004C294F"/>
    <w:rsid w:val="004C58C8"/>
    <w:rsid w:val="004C75B4"/>
    <w:rsid w:val="004D34AD"/>
    <w:rsid w:val="004D467F"/>
    <w:rsid w:val="004D7199"/>
    <w:rsid w:val="004E2D38"/>
    <w:rsid w:val="004E652A"/>
    <w:rsid w:val="00507943"/>
    <w:rsid w:val="00510151"/>
    <w:rsid w:val="00515B35"/>
    <w:rsid w:val="00516989"/>
    <w:rsid w:val="0052316B"/>
    <w:rsid w:val="00524A74"/>
    <w:rsid w:val="005308D3"/>
    <w:rsid w:val="00553AB4"/>
    <w:rsid w:val="005670D2"/>
    <w:rsid w:val="0057736F"/>
    <w:rsid w:val="00582253"/>
    <w:rsid w:val="00583FAB"/>
    <w:rsid w:val="00595864"/>
    <w:rsid w:val="005A5BA8"/>
    <w:rsid w:val="005A608F"/>
    <w:rsid w:val="005A6D70"/>
    <w:rsid w:val="005A6E7D"/>
    <w:rsid w:val="005B3E93"/>
    <w:rsid w:val="005B4050"/>
    <w:rsid w:val="005B519D"/>
    <w:rsid w:val="005B5984"/>
    <w:rsid w:val="005C1D44"/>
    <w:rsid w:val="005D177F"/>
    <w:rsid w:val="005D3A5F"/>
    <w:rsid w:val="005D628C"/>
    <w:rsid w:val="005E6602"/>
    <w:rsid w:val="00602640"/>
    <w:rsid w:val="00603A8D"/>
    <w:rsid w:val="006047F5"/>
    <w:rsid w:val="0062381E"/>
    <w:rsid w:val="0063022A"/>
    <w:rsid w:val="006308B0"/>
    <w:rsid w:val="0063202A"/>
    <w:rsid w:val="0064440A"/>
    <w:rsid w:val="00653530"/>
    <w:rsid w:val="006543B9"/>
    <w:rsid w:val="0066161F"/>
    <w:rsid w:val="00662C8F"/>
    <w:rsid w:val="0067059D"/>
    <w:rsid w:val="00672B08"/>
    <w:rsid w:val="0068703E"/>
    <w:rsid w:val="00694714"/>
    <w:rsid w:val="006A24E1"/>
    <w:rsid w:val="006A3C8A"/>
    <w:rsid w:val="006B04F1"/>
    <w:rsid w:val="006B2B55"/>
    <w:rsid w:val="006B5A0E"/>
    <w:rsid w:val="006B787F"/>
    <w:rsid w:val="006B7E31"/>
    <w:rsid w:val="006E4AFB"/>
    <w:rsid w:val="007008A4"/>
    <w:rsid w:val="00702EA0"/>
    <w:rsid w:val="007055E8"/>
    <w:rsid w:val="007128B9"/>
    <w:rsid w:val="007209F3"/>
    <w:rsid w:val="0072107B"/>
    <w:rsid w:val="00723C27"/>
    <w:rsid w:val="00727C08"/>
    <w:rsid w:val="00734413"/>
    <w:rsid w:val="0073596E"/>
    <w:rsid w:val="0074262D"/>
    <w:rsid w:val="00750026"/>
    <w:rsid w:val="00751D3B"/>
    <w:rsid w:val="0075700A"/>
    <w:rsid w:val="00757103"/>
    <w:rsid w:val="00767C47"/>
    <w:rsid w:val="00773884"/>
    <w:rsid w:val="007759A5"/>
    <w:rsid w:val="00785906"/>
    <w:rsid w:val="007861B9"/>
    <w:rsid w:val="00797046"/>
    <w:rsid w:val="007A52FC"/>
    <w:rsid w:val="007B67F1"/>
    <w:rsid w:val="007D37C6"/>
    <w:rsid w:val="007D4ADE"/>
    <w:rsid w:val="007D4C36"/>
    <w:rsid w:val="007D76E2"/>
    <w:rsid w:val="007E07FE"/>
    <w:rsid w:val="007E152D"/>
    <w:rsid w:val="007E2FB6"/>
    <w:rsid w:val="00804AE7"/>
    <w:rsid w:val="00812ADA"/>
    <w:rsid w:val="008219B5"/>
    <w:rsid w:val="0082519A"/>
    <w:rsid w:val="0083285C"/>
    <w:rsid w:val="00833E08"/>
    <w:rsid w:val="00833E2F"/>
    <w:rsid w:val="00833FA8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4CB5"/>
    <w:rsid w:val="0088134E"/>
    <w:rsid w:val="00881748"/>
    <w:rsid w:val="00882FA2"/>
    <w:rsid w:val="00884AC9"/>
    <w:rsid w:val="008910C7"/>
    <w:rsid w:val="00891AB1"/>
    <w:rsid w:val="008967D2"/>
    <w:rsid w:val="008A1D18"/>
    <w:rsid w:val="008A4ABF"/>
    <w:rsid w:val="008B462B"/>
    <w:rsid w:val="008B7E9B"/>
    <w:rsid w:val="008C4563"/>
    <w:rsid w:val="008C57D1"/>
    <w:rsid w:val="008C5EB0"/>
    <w:rsid w:val="008D0EFC"/>
    <w:rsid w:val="008D4C20"/>
    <w:rsid w:val="008F1FEB"/>
    <w:rsid w:val="008F5107"/>
    <w:rsid w:val="008F685D"/>
    <w:rsid w:val="0091257F"/>
    <w:rsid w:val="0093028E"/>
    <w:rsid w:val="00935FBE"/>
    <w:rsid w:val="00936511"/>
    <w:rsid w:val="00940C06"/>
    <w:rsid w:val="00942D81"/>
    <w:rsid w:val="00942E68"/>
    <w:rsid w:val="009572AF"/>
    <w:rsid w:val="00961494"/>
    <w:rsid w:val="0096574E"/>
    <w:rsid w:val="009732F2"/>
    <w:rsid w:val="00977135"/>
    <w:rsid w:val="00981123"/>
    <w:rsid w:val="00987E42"/>
    <w:rsid w:val="00996B6A"/>
    <w:rsid w:val="009B3188"/>
    <w:rsid w:val="009C2D7F"/>
    <w:rsid w:val="009C527C"/>
    <w:rsid w:val="009D4522"/>
    <w:rsid w:val="009D4DD4"/>
    <w:rsid w:val="009D625F"/>
    <w:rsid w:val="009E048E"/>
    <w:rsid w:val="009E6CCE"/>
    <w:rsid w:val="009F0FEC"/>
    <w:rsid w:val="00A06080"/>
    <w:rsid w:val="00A17753"/>
    <w:rsid w:val="00A2241F"/>
    <w:rsid w:val="00A27AD3"/>
    <w:rsid w:val="00A31147"/>
    <w:rsid w:val="00A32900"/>
    <w:rsid w:val="00A33A1B"/>
    <w:rsid w:val="00A4146C"/>
    <w:rsid w:val="00A458CD"/>
    <w:rsid w:val="00A532A3"/>
    <w:rsid w:val="00A56DAD"/>
    <w:rsid w:val="00A617A9"/>
    <w:rsid w:val="00A626FC"/>
    <w:rsid w:val="00A66138"/>
    <w:rsid w:val="00A73069"/>
    <w:rsid w:val="00A732E4"/>
    <w:rsid w:val="00A8699D"/>
    <w:rsid w:val="00A94F80"/>
    <w:rsid w:val="00A97801"/>
    <w:rsid w:val="00AA07D0"/>
    <w:rsid w:val="00AA0A0C"/>
    <w:rsid w:val="00AB35B2"/>
    <w:rsid w:val="00AB7944"/>
    <w:rsid w:val="00AD5127"/>
    <w:rsid w:val="00AE14DC"/>
    <w:rsid w:val="00AF76C1"/>
    <w:rsid w:val="00B04FA5"/>
    <w:rsid w:val="00B11964"/>
    <w:rsid w:val="00B13F3C"/>
    <w:rsid w:val="00B1494B"/>
    <w:rsid w:val="00B17F2D"/>
    <w:rsid w:val="00B24394"/>
    <w:rsid w:val="00B269F3"/>
    <w:rsid w:val="00B26FC3"/>
    <w:rsid w:val="00B31387"/>
    <w:rsid w:val="00B46D1A"/>
    <w:rsid w:val="00B55FCC"/>
    <w:rsid w:val="00B6361A"/>
    <w:rsid w:val="00B67A15"/>
    <w:rsid w:val="00B754B6"/>
    <w:rsid w:val="00B75C1C"/>
    <w:rsid w:val="00B84008"/>
    <w:rsid w:val="00B84D02"/>
    <w:rsid w:val="00B8554F"/>
    <w:rsid w:val="00BA036A"/>
    <w:rsid w:val="00BA076D"/>
    <w:rsid w:val="00BB4260"/>
    <w:rsid w:val="00BC13F5"/>
    <w:rsid w:val="00BC1487"/>
    <w:rsid w:val="00BC492B"/>
    <w:rsid w:val="00BC4F65"/>
    <w:rsid w:val="00BC5BF1"/>
    <w:rsid w:val="00BC60EB"/>
    <w:rsid w:val="00BD449E"/>
    <w:rsid w:val="00BE60D7"/>
    <w:rsid w:val="00BF23A3"/>
    <w:rsid w:val="00BF3B97"/>
    <w:rsid w:val="00C07586"/>
    <w:rsid w:val="00C12B75"/>
    <w:rsid w:val="00C15FAB"/>
    <w:rsid w:val="00C225E0"/>
    <w:rsid w:val="00C241C8"/>
    <w:rsid w:val="00C30006"/>
    <w:rsid w:val="00C42723"/>
    <w:rsid w:val="00C43060"/>
    <w:rsid w:val="00C645A9"/>
    <w:rsid w:val="00C727A5"/>
    <w:rsid w:val="00C74AF9"/>
    <w:rsid w:val="00C76DBF"/>
    <w:rsid w:val="00C77C0F"/>
    <w:rsid w:val="00C82CAC"/>
    <w:rsid w:val="00C83B51"/>
    <w:rsid w:val="00C86226"/>
    <w:rsid w:val="00C87DD6"/>
    <w:rsid w:val="00C9443B"/>
    <w:rsid w:val="00C961E8"/>
    <w:rsid w:val="00C96C56"/>
    <w:rsid w:val="00CA0580"/>
    <w:rsid w:val="00CA4DBF"/>
    <w:rsid w:val="00CB3132"/>
    <w:rsid w:val="00CC22B2"/>
    <w:rsid w:val="00CC3E66"/>
    <w:rsid w:val="00CC65BA"/>
    <w:rsid w:val="00CD17BC"/>
    <w:rsid w:val="00CD1984"/>
    <w:rsid w:val="00CD77C1"/>
    <w:rsid w:val="00CE15E0"/>
    <w:rsid w:val="00D003F9"/>
    <w:rsid w:val="00D116D2"/>
    <w:rsid w:val="00D12521"/>
    <w:rsid w:val="00D141F8"/>
    <w:rsid w:val="00D330E1"/>
    <w:rsid w:val="00D3356A"/>
    <w:rsid w:val="00D34868"/>
    <w:rsid w:val="00D37A19"/>
    <w:rsid w:val="00D42A26"/>
    <w:rsid w:val="00D4379F"/>
    <w:rsid w:val="00D50F4E"/>
    <w:rsid w:val="00D63C48"/>
    <w:rsid w:val="00D65372"/>
    <w:rsid w:val="00D7150D"/>
    <w:rsid w:val="00D76A33"/>
    <w:rsid w:val="00D77EED"/>
    <w:rsid w:val="00D912AD"/>
    <w:rsid w:val="00D9280F"/>
    <w:rsid w:val="00D9285A"/>
    <w:rsid w:val="00D9404F"/>
    <w:rsid w:val="00DA1AE2"/>
    <w:rsid w:val="00DA2DDF"/>
    <w:rsid w:val="00DC01E9"/>
    <w:rsid w:val="00DC51E1"/>
    <w:rsid w:val="00DC53AD"/>
    <w:rsid w:val="00DC71DC"/>
    <w:rsid w:val="00DE2480"/>
    <w:rsid w:val="00DE4464"/>
    <w:rsid w:val="00DE759B"/>
    <w:rsid w:val="00DE7E68"/>
    <w:rsid w:val="00E011CE"/>
    <w:rsid w:val="00E023E8"/>
    <w:rsid w:val="00E034A5"/>
    <w:rsid w:val="00E10DCB"/>
    <w:rsid w:val="00E11015"/>
    <w:rsid w:val="00E13B20"/>
    <w:rsid w:val="00E209E6"/>
    <w:rsid w:val="00E242B1"/>
    <w:rsid w:val="00E36DDD"/>
    <w:rsid w:val="00E410A4"/>
    <w:rsid w:val="00E52CED"/>
    <w:rsid w:val="00E54958"/>
    <w:rsid w:val="00E552E4"/>
    <w:rsid w:val="00E60084"/>
    <w:rsid w:val="00E70F55"/>
    <w:rsid w:val="00E82D91"/>
    <w:rsid w:val="00E83757"/>
    <w:rsid w:val="00E924C3"/>
    <w:rsid w:val="00E94C86"/>
    <w:rsid w:val="00EA54F3"/>
    <w:rsid w:val="00EA6402"/>
    <w:rsid w:val="00EB5486"/>
    <w:rsid w:val="00EC1934"/>
    <w:rsid w:val="00ED0920"/>
    <w:rsid w:val="00EE02AC"/>
    <w:rsid w:val="00EE1F73"/>
    <w:rsid w:val="00EF7329"/>
    <w:rsid w:val="00F03C49"/>
    <w:rsid w:val="00F078B2"/>
    <w:rsid w:val="00F10586"/>
    <w:rsid w:val="00F17B48"/>
    <w:rsid w:val="00F26451"/>
    <w:rsid w:val="00F44A3F"/>
    <w:rsid w:val="00F51A34"/>
    <w:rsid w:val="00F51ADF"/>
    <w:rsid w:val="00F63AE7"/>
    <w:rsid w:val="00F63E1C"/>
    <w:rsid w:val="00F707A2"/>
    <w:rsid w:val="00F725DC"/>
    <w:rsid w:val="00F72F6D"/>
    <w:rsid w:val="00F8055C"/>
    <w:rsid w:val="00F8258C"/>
    <w:rsid w:val="00F828FE"/>
    <w:rsid w:val="00FA0AED"/>
    <w:rsid w:val="00FB493B"/>
    <w:rsid w:val="00FD15D0"/>
    <w:rsid w:val="00FD423E"/>
    <w:rsid w:val="00FF0BDE"/>
    <w:rsid w:val="00FF1C2B"/>
    <w:rsid w:val="00FF3D36"/>
    <w:rsid w:val="00FF401B"/>
    <w:rsid w:val="00FF7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5CAA0BF"/>
  <w15:docId w15:val="{605F8115-F69E-4BED-9397-21F90017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locked/>
    <w:rsid w:val="007008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uiPriority w:val="99"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text">
    <w:name w:val="text"/>
    <w:basedOn w:val="Normal"/>
    <w:rsid w:val="004B4F7A"/>
    <w:pPr>
      <w:tabs>
        <w:tab w:val="left" w:pos="851"/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851"/>
      <w:jc w:val="both"/>
      <w:textAlignment w:val="baseline"/>
    </w:pPr>
    <w:rPr>
      <w:rFonts w:ascii="UnvCyr" w:eastAsia="Times New Roman" w:hAnsi="UnvCyr" w:cs="Times New Roman"/>
      <w:szCs w:val="20"/>
    </w:rPr>
  </w:style>
  <w:style w:type="paragraph" w:customStyle="1" w:styleId="tochka">
    <w:name w:val="tochka"/>
    <w:basedOn w:val="text"/>
    <w:rsid w:val="004B4F7A"/>
    <w:pPr>
      <w:tabs>
        <w:tab w:val="clear" w:pos="851"/>
        <w:tab w:val="clear" w:pos="907"/>
        <w:tab w:val="left" w:pos="850"/>
      </w:tabs>
      <w:ind w:left="850" w:hanging="850"/>
      <w:jc w:val="left"/>
    </w:pPr>
    <w:rPr>
      <w:b/>
      <w:caps/>
    </w:rPr>
  </w:style>
  <w:style w:type="paragraph" w:customStyle="1" w:styleId="tochka01">
    <w:name w:val="tochka01"/>
    <w:basedOn w:val="tochka1"/>
    <w:rsid w:val="004B4F7A"/>
    <w:pPr>
      <w:widowControl/>
      <w:tabs>
        <w:tab w:val="left" w:pos="-709"/>
      </w:tabs>
      <w:spacing w:before="0"/>
      <w:ind w:right="0" w:firstLine="0"/>
    </w:pPr>
    <w:rPr>
      <w:rFonts w:cs="Times New Roman"/>
      <w:b/>
      <w:szCs w:val="20"/>
    </w:rPr>
  </w:style>
  <w:style w:type="paragraph" w:customStyle="1" w:styleId="tochka-1">
    <w:name w:val="tochka-1"/>
    <w:basedOn w:val="tochka"/>
    <w:rsid w:val="004B4F7A"/>
    <w:pPr>
      <w:tabs>
        <w:tab w:val="clear" w:pos="850"/>
        <w:tab w:val="left" w:pos="907"/>
      </w:tabs>
      <w:ind w:left="907" w:hanging="907"/>
      <w:jc w:val="both"/>
    </w:pPr>
    <w:rPr>
      <w:b w:val="0"/>
      <w:caps w:val="0"/>
    </w:rPr>
  </w:style>
  <w:style w:type="paragraph" w:styleId="List2">
    <w:name w:val="List 2"/>
    <w:basedOn w:val="Normal"/>
    <w:rsid w:val="004B4F7A"/>
    <w:pPr>
      <w:widowControl w:val="0"/>
      <w:overflowPunct w:val="0"/>
      <w:autoSpaceDE w:val="0"/>
      <w:autoSpaceDN w:val="0"/>
      <w:adjustRightInd w:val="0"/>
      <w:spacing w:after="0" w:line="240" w:lineRule="auto"/>
      <w:ind w:left="720" w:hanging="360"/>
      <w:textAlignment w:val="baseline"/>
    </w:pPr>
    <w:rPr>
      <w:rFonts w:ascii="Timok" w:eastAsia="Times New Roman" w:hAnsi="Timok" w:cs="Times New Roman"/>
      <w:sz w:val="24"/>
      <w:szCs w:val="20"/>
    </w:rPr>
  </w:style>
  <w:style w:type="paragraph" w:customStyle="1" w:styleId="Default">
    <w:name w:val="Default"/>
    <w:rsid w:val="004B4F7A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C241C8"/>
    <w:rPr>
      <w:rFonts w:cs="Calibri"/>
      <w:sz w:val="22"/>
      <w:szCs w:val="22"/>
    </w:rPr>
  </w:style>
  <w:style w:type="paragraph" w:styleId="BlockText">
    <w:name w:val="Block Text"/>
    <w:basedOn w:val="Normal"/>
    <w:semiHidden/>
    <w:rsid w:val="008D4C20"/>
    <w:pPr>
      <w:spacing w:after="0" w:line="240" w:lineRule="auto"/>
      <w:ind w:left="289" w:right="289"/>
      <w:jc w:val="both"/>
    </w:pPr>
    <w:rPr>
      <w:rFonts w:ascii="Timok" w:eastAsia="Times New Roman" w:hAnsi="Timok" w:cs="Times New Roman"/>
      <w:sz w:val="20"/>
      <w:szCs w:val="20"/>
      <w:lang w:val="bg-B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57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2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7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71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989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34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6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461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3085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Microsoft account</cp:lastModifiedBy>
  <cp:revision>3</cp:revision>
  <cp:lastPrinted>2015-08-14T12:09:00Z</cp:lastPrinted>
  <dcterms:created xsi:type="dcterms:W3CDTF">2020-05-15T12:08:00Z</dcterms:created>
  <dcterms:modified xsi:type="dcterms:W3CDTF">2022-06-06T12:52:00Z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