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ПРЕДМЕТ</w:t>
      </w:r>
    </w:p>
    <w:p w14:paraId="46FD932B" w14:textId="57DC0F5F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2A6BF2">
        <w:t xml:space="preserve">Процедурата определя изискванията, реда, начина на действие и задълженията по отношение на бекъп, архивиране и възстановяване на данните в </w:t>
      </w:r>
      <w:ins w:id="0" w:author="Microsoft account" w:date="2022-06-06T15:39:00Z">
        <w:r w:rsidR="004F38F3">
          <w:t>"С-ТРЪСТ ГРУП" ЕООД</w:t>
        </w:r>
      </w:ins>
      <w:del w:id="1" w:author="Microsoft account" w:date="2022-06-06T15:39:00Z">
        <w:r w:rsidRPr="002A6BF2" w:rsidDel="004F38F3">
          <w:delText>„S&amp;T България” ЕООД</w:delText>
        </w:r>
      </w:del>
      <w:r w:rsidRPr="002A6BF2">
        <w:t>.</w:t>
      </w:r>
    </w:p>
    <w:p w14:paraId="0903B35D" w14:textId="77777777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ОБЛАСТ НА ПРИЛОЖЕНИЕ</w:t>
      </w:r>
    </w:p>
    <w:p w14:paraId="02B6755E" w14:textId="4B6A5318" w:rsidR="004C75B4" w:rsidRPr="002A6BF2" w:rsidRDefault="00C86226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Процедурата е приложима за </w:t>
      </w:r>
      <w:r w:rsidR="00662C8F" w:rsidRPr="002A6BF2">
        <w:rPr>
          <w:rFonts w:ascii="Arial" w:hAnsi="Arial" w:cs="Arial"/>
          <w:lang w:val="bg-BG"/>
        </w:rPr>
        <w:t>СА</w:t>
      </w:r>
      <w:r w:rsidRPr="002A6BF2">
        <w:rPr>
          <w:rFonts w:ascii="Arial" w:hAnsi="Arial" w:cs="Arial"/>
          <w:lang w:val="bg-BG"/>
        </w:rPr>
        <w:t>.</w:t>
      </w:r>
    </w:p>
    <w:p w14:paraId="62D9815A" w14:textId="77777777" w:rsidR="005A6E7D" w:rsidRPr="002A6BF2" w:rsidRDefault="005A6E7D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ТЕРМИНИ, ОПРЕДЕЛEНИЯ, ОЗНАЧЕНИЯ И СЪКРАЩЕНИЯ</w:t>
      </w:r>
    </w:p>
    <w:p w14:paraId="1695280B" w14:textId="7777777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Бекъп</w:t>
      </w:r>
      <w:r w:rsidRPr="002A6BF2">
        <w:rPr>
          <w:rFonts w:ascii="Arial" w:hAnsi="Arial" w:cs="Arial"/>
          <w:lang w:val="bg-BG"/>
        </w:rPr>
        <w:t xml:space="preserve"> – създаване на копие на данните, с цел предпазване от загуба на информация. </w:t>
      </w:r>
    </w:p>
    <w:p w14:paraId="5005F35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732DE690" w14:textId="56B6DAD5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Архивиране</w:t>
      </w:r>
      <w:r w:rsidRPr="002A6BF2">
        <w:rPr>
          <w:rFonts w:ascii="Arial" w:hAnsi="Arial" w:cs="Arial"/>
          <w:lang w:val="bg-BG"/>
        </w:rPr>
        <w:t xml:space="preserve"> – Архивиране на стари данни, с цел запазване на информация с продължителен срок на съхранение.</w:t>
      </w:r>
    </w:p>
    <w:p w14:paraId="0F5523C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42F327D6" w14:textId="3FF5EE8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Възстановяване</w:t>
      </w:r>
      <w:r w:rsidRPr="002A6BF2">
        <w:rPr>
          <w:rFonts w:ascii="Arial" w:hAnsi="Arial" w:cs="Arial"/>
          <w:lang w:val="bg-BG"/>
        </w:rPr>
        <w:t xml:space="preserve"> – възстановяване на архивни данни или от текущ бекъп, в случай на загуба на информация, или разархивиране на стари данни при нужда.</w:t>
      </w:r>
    </w:p>
    <w:p w14:paraId="504A5498" w14:textId="77777777" w:rsidR="002A6BF2" w:rsidRPr="002A6BF2" w:rsidRDefault="002A6BF2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</w:p>
    <w:p w14:paraId="6E04A8FC" w14:textId="58CC8004" w:rsidR="00662C8F" w:rsidRPr="002A6BF2" w:rsidRDefault="00662C8F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Архивна информация</w:t>
      </w:r>
      <w:r w:rsidRPr="002A6BF2">
        <w:rPr>
          <w:rFonts w:ascii="Arial" w:hAnsi="Arial" w:cs="Arial"/>
          <w:lang w:val="bg-BG"/>
        </w:rPr>
        <w:t xml:space="preserve"> – информация, по-стара от 2 години назад от текущия период.</w:t>
      </w:r>
    </w:p>
    <w:p w14:paraId="37477C39" w14:textId="5863E572" w:rsidR="004C75B4" w:rsidRPr="002A6BF2" w:rsidRDefault="004C75B4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2A6BF2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20000-1:2011 и ISO/IEC 27000:2013 и Приложение 3 към НИСУ.</w:t>
      </w:r>
    </w:p>
    <w:p w14:paraId="2CC1466E" w14:textId="77777777" w:rsidR="004C75B4" w:rsidRPr="002A6BF2" w:rsidRDefault="004C75B4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E9C3A1D" w14:textId="77777777" w:rsidR="002A6BF2" w:rsidRPr="002A6BF2" w:rsidRDefault="002A6BF2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ОПИСАНИЕ НА ПРОЦЕДУРАТА</w:t>
      </w:r>
    </w:p>
    <w:p w14:paraId="2130A596" w14:textId="114D61EC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ОПЕРАТИВНА ЧАСТ</w:t>
      </w:r>
    </w:p>
    <w:p w14:paraId="624D1F91" w14:textId="5ED8CBBA" w:rsidR="00662C8F" w:rsidRPr="002A6BF2" w:rsidRDefault="00662C8F" w:rsidP="004F38F3">
      <w:pPr>
        <w:pStyle w:val="ListParagraph"/>
        <w:numPr>
          <w:ilvl w:val="2"/>
          <w:numId w:val="1"/>
        </w:numPr>
        <w:spacing w:after="0" w:line="240" w:lineRule="auto"/>
      </w:pPr>
      <w:r w:rsidRPr="002A6BF2">
        <w:t xml:space="preserve"> За организиране на архивирането и възстановяването на данните в </w:t>
      </w:r>
      <w:ins w:id="2" w:author="Microsoft account" w:date="2022-06-06T15:40:00Z">
        <w:r w:rsidR="004F38F3" w:rsidRPr="004F38F3">
          <w:t>"С-ТРЪСТ ГРУП" ЕООД</w:t>
        </w:r>
        <w:r w:rsidR="004F38F3" w:rsidRPr="004F38F3" w:rsidDel="004F38F3">
          <w:t xml:space="preserve"> </w:t>
        </w:r>
      </w:ins>
      <w:del w:id="3" w:author="Microsoft account" w:date="2022-06-06T15:40:00Z">
        <w:r w:rsidRPr="002A6BF2" w:rsidDel="004F38F3">
          <w:delText xml:space="preserve">„С&amp;T България” ЕООД </w:delText>
        </w:r>
      </w:del>
      <w:r w:rsidRPr="002A6BF2">
        <w:t>се прилага RI 26-01 Бекъп архивиране и възстановяване, по която се извършва тази дейност.</w:t>
      </w:r>
    </w:p>
    <w:p w14:paraId="43C0E0BB" w14:textId="04495B11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RI 26-01 подробно са описани всички файлови структури и бази данни, подлежащи на бекъп и архивиране, както и периодиката на бекъп и архивиране.</w:t>
      </w:r>
    </w:p>
    <w:p w14:paraId="597A44B7" w14:textId="1F3E3DEB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Системният администратор поддържа актуален дневник за бекъп на данните от сървърите, в който се записва прегледът на лог файла за успешно/неуспешно преминал бекъп, като в случаите на неуспех, се идентифицира проблемът и се решава в оперативен план.   Проследяването се извършва от Дневника на администратора.</w:t>
      </w:r>
    </w:p>
    <w:p w14:paraId="42AB1811" w14:textId="40F50A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Точен и пълен опис на резервните копия се изготвя и поддържа от Системния администратор.</w:t>
      </w:r>
    </w:p>
    <w:p w14:paraId="38C71A1F" w14:textId="31DA211C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Съхранението на архивните ленти е в защитена зона, определена в </w:t>
      </w:r>
      <w:r w:rsidR="008B7E9B" w:rsidRPr="002A6BF2">
        <w:t>RI 26-01</w:t>
      </w:r>
      <w:r w:rsidRPr="002A6BF2">
        <w:t>.</w:t>
      </w:r>
    </w:p>
    <w:p w14:paraId="4941D7DA" w14:textId="454B8DE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Архивите се тестват на редовни интервали, съгласно </w:t>
      </w:r>
      <w:r w:rsidR="008B7E9B" w:rsidRPr="002A6BF2">
        <w:t xml:space="preserve">RI 26-01. </w:t>
      </w:r>
      <w:r w:rsidRPr="002A6BF2">
        <w:t xml:space="preserve">Отговорен за тестването е Системният администратор. </w:t>
      </w:r>
    </w:p>
    <w:p w14:paraId="61CBACC6" w14:textId="77777777" w:rsidR="00662C8F" w:rsidRPr="002A6BF2" w:rsidRDefault="00662C8F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  <w:r w:rsidRPr="002A6BF2">
        <w:rPr>
          <w:rFonts w:ascii="Arial" w:hAnsi="Arial" w:cs="Arial"/>
          <w:sz w:val="22"/>
          <w:szCs w:val="22"/>
        </w:rPr>
        <w:tab/>
      </w:r>
    </w:p>
    <w:p w14:paraId="35E2A176" w14:textId="77777777" w:rsidR="002A6BF2" w:rsidRPr="002A6BF2" w:rsidRDefault="002A6BF2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</w:p>
    <w:p w14:paraId="5DB01792" w14:textId="5ECEFDAA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ИЗВЪРШВАНЕ НА АРХИВИРАНЕ</w:t>
      </w:r>
    </w:p>
    <w:p w14:paraId="47852E9B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На архив подлежат всички данни, както следва:</w:t>
      </w:r>
    </w:p>
    <w:p w14:paraId="5B59BFBB" w14:textId="7BAA3B00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  <w:jc w:val="left"/>
      </w:pPr>
      <w:r w:rsidRPr="002A6BF2">
        <w:t>При напускане на служител:</w:t>
      </w:r>
    </w:p>
    <w:p w14:paraId="1D1D5775" w14:textId="77777777" w:rsidR="00662C8F" w:rsidRPr="002A6BF2" w:rsidRDefault="00662C8F" w:rsidP="002A6BF2">
      <w:pPr>
        <w:pStyle w:val="ListParagraph"/>
        <w:numPr>
          <w:ilvl w:val="0"/>
          <w:numId w:val="54"/>
        </w:numPr>
        <w:spacing w:after="0" w:line="240" w:lineRule="auto"/>
        <w:ind w:left="1985" w:hanging="284"/>
        <w:contextualSpacing/>
      </w:pPr>
      <w:r w:rsidRPr="002A6BF2">
        <w:t xml:space="preserve">Архив на данните, съхранявани на локалния компютър, се архивира от Системния администратор на подходящ носител, като архивът се съхранява от ПСУ. Архив </w:t>
      </w:r>
      <w:r w:rsidRPr="002A6BF2">
        <w:lastRenderedPageBreak/>
        <w:t>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792984FB" w14:textId="77777777" w:rsidR="002A6BF2" w:rsidRPr="002A6BF2" w:rsidRDefault="002A6BF2" w:rsidP="002A6B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9B0D3E9" w14:textId="77777777" w:rsidR="00662C8F" w:rsidRPr="002A6BF2" w:rsidRDefault="00662C8F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48DF852C" w14:textId="77777777" w:rsidR="002A6BF2" w:rsidRPr="002A6BF2" w:rsidRDefault="002A6BF2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</w:p>
    <w:p w14:paraId="5FBE5228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 xml:space="preserve"> Temp директорията съдържа файлове и информация за текущо споделяне на папки по служители.</w:t>
      </w:r>
    </w:p>
    <w:p w14:paraId="2362B16F" w14:textId="7E8F9AB9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пощенските кутии на служителите се прави на 12 месечен период от страна на S&amp;T AG.</w:t>
      </w:r>
    </w:p>
    <w:p w14:paraId="1C3DAE31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финансово-административните папки се прави веднъж годишно след заверка на баланса и приключване на финансовия одит за предходната година, като главният  счетоводител уведомява Системния администратор  за създаване на архив.</w:t>
      </w:r>
    </w:p>
    <w:p w14:paraId="455302AB" w14:textId="77777777" w:rsidR="00662C8F" w:rsidRPr="002A6BF2" w:rsidRDefault="00662C8F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590196" w14:textId="77777777" w:rsidR="002A6BF2" w:rsidRPr="002A6BF2" w:rsidRDefault="002A6BF2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550507E" w14:textId="30B77CD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ВЪЗСТАНОВЯВАНЕ</w:t>
      </w:r>
    </w:p>
    <w:p w14:paraId="752C9835" w14:textId="44123D28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архив:</w:t>
      </w:r>
    </w:p>
    <w:p w14:paraId="4AD8306D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Възстановяване от архив може да поиска всеки служител от Организацията на база Заявка за промяна. ССИС или СА проверява за съответствие по отношение правата на достъп и информационната сигурност, след което Системният администратор стартира процедура за възстановяване.</w:t>
      </w:r>
    </w:p>
    <w:p w14:paraId="62C69326" w14:textId="77777777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бекъп:</w:t>
      </w:r>
    </w:p>
    <w:p w14:paraId="7707F291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В случай на HW, SW повреда или настъпване на друго събитие и невъзможност за достъп до корпоративните данни се предприема процедура по възстановяване от Системния администратор, който следва описанията в документацията за възстановяване, както и добрите практики, описани от производителя на системния софтуер, който се ползва и е утвърден от Организацията.</w:t>
      </w:r>
    </w:p>
    <w:p w14:paraId="06F195BF" w14:textId="77777777" w:rsidR="00662C8F" w:rsidRPr="002A6BF2" w:rsidRDefault="00662C8F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3B9EA98A" w14:textId="77777777" w:rsidR="002A6BF2" w:rsidRPr="002A6BF2" w:rsidRDefault="002A6BF2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7D0A779B" w14:textId="56DB5C1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ОТГОВОРНОСТИ И ПЪЛНОМОЩИЯ</w:t>
      </w:r>
    </w:p>
    <w:p w14:paraId="159B707E" w14:textId="037DD7EF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2A6BF2">
        <w:t>Отговорен за бекъп, архивирането и възстановяването на информацията от корпоративния файлов сървър, мейл сървър и финансово-счетоводната система е Системният администратор</w:t>
      </w:r>
      <w:r w:rsidRPr="002A6BF2">
        <w:rPr>
          <w:b/>
        </w:rPr>
        <w:t>.</w:t>
      </w:r>
    </w:p>
    <w:p w14:paraId="07375CEE" w14:textId="3264864A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тестване на резервните копия, през определени интервали от време съгласно План за тестване, е Системният администратор.</w:t>
      </w:r>
    </w:p>
    <w:p w14:paraId="71F4D10D" w14:textId="55808F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бекъп, архивиране и възстановяване на информация, която се намира на локалните работни компютри е служителят, на когото е предоставена техниката за служебно ползване. Архивирането и възстановяването се извършва съгласно препоръките и добрите практики на производителя на системния софтуер, ползван в Организацията, съгласно утвърден Списък за ползване на системен софтуер.</w:t>
      </w:r>
    </w:p>
    <w:p w14:paraId="40631195" w14:textId="273B4269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случаи на неспазване на задължителните изисквания</w:t>
      </w:r>
      <w:r w:rsidR="008B7E9B" w:rsidRPr="002A6BF2">
        <w:t>,</w:t>
      </w:r>
      <w:r w:rsidRPr="002A6BF2">
        <w:t xml:space="preserve"> се носи  административна отговорност.</w:t>
      </w:r>
    </w:p>
    <w:p w14:paraId="43D3C036" w14:textId="77777777" w:rsidR="00662C8F" w:rsidRPr="002A6BF2" w:rsidRDefault="00662C8F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50DAE900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204C9B8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14E1A9B5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ОТГОВОРНОСТИ И ПЪЛНОМОЩИЯ</w:t>
      </w:r>
    </w:p>
    <w:p w14:paraId="5BA931A0" w14:textId="662FBA2B" w:rsidR="004C75B4" w:rsidRPr="002A6BF2" w:rsidRDefault="00331807" w:rsidP="00662C8F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A6BF2">
        <w:rPr>
          <w:bCs/>
        </w:rPr>
        <w:lastRenderedPageBreak/>
        <w:t>СУ извършва контрол по изпълнението на процедурата.</w:t>
      </w:r>
    </w:p>
    <w:p w14:paraId="44BF5614" w14:textId="77777777" w:rsidR="008C5EB0" w:rsidRPr="002A6BF2" w:rsidRDefault="008C5EB0" w:rsidP="00662C8F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ПОЗОВАВАНИЯ И СВЪРЗАНИ ДОКУМЕНТИ</w:t>
      </w:r>
    </w:p>
    <w:p w14:paraId="1FA6A28E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RI 26-01 - БЕКЪП, АРХИВИРАНЕ И ВЪЗСТАНОВЯВАНЕ  </w:t>
      </w:r>
    </w:p>
    <w:p w14:paraId="4ACE6B56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План за бекъп, архивиране и  възстановяване. (ПБАВ)</w:t>
      </w:r>
    </w:p>
    <w:p w14:paraId="6D5E4B4F" w14:textId="3F6B5F9F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Дневник за backup/restore.</w:t>
      </w:r>
    </w:p>
    <w:sectPr w:rsidR="00662C8F" w:rsidRPr="002A6BF2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960B61" w14:textId="77777777" w:rsidR="00AD294B" w:rsidRDefault="00AD294B" w:rsidP="00B26FC3">
      <w:pPr>
        <w:spacing w:after="0" w:line="240" w:lineRule="auto"/>
      </w:pPr>
      <w:r>
        <w:separator/>
      </w:r>
    </w:p>
  </w:endnote>
  <w:endnote w:type="continuationSeparator" w:id="0">
    <w:p w14:paraId="4617EE9D" w14:textId="77777777" w:rsidR="00AD294B" w:rsidRDefault="00AD294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B1F5A" w14:textId="77777777" w:rsidR="004F38F3" w:rsidRDefault="004F38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6D0E57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5E4F0AF2" w14:textId="77777777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10DD1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366355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428799" w14:textId="77777777" w:rsidR="00AD294B" w:rsidRDefault="00AD294B" w:rsidP="00B26FC3">
      <w:pPr>
        <w:spacing w:after="0" w:line="240" w:lineRule="auto"/>
      </w:pPr>
      <w:r>
        <w:separator/>
      </w:r>
    </w:p>
  </w:footnote>
  <w:footnote w:type="continuationSeparator" w:id="0">
    <w:p w14:paraId="7F4A7FD6" w14:textId="77777777" w:rsidR="00AD294B" w:rsidRDefault="00AD294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8B24C7" w14:textId="77777777" w:rsidR="004F38F3" w:rsidRDefault="004F38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2E493611" w:rsidR="007E2FB6" w:rsidRPr="00336218" w:rsidRDefault="004F38F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4" w:author="Microsoft account" w:date="2022-06-06T15:40:00Z">
            <w:r>
              <w:rPr>
                <w:rFonts w:ascii="Arial" w:hAnsi="Arial" w:cs="Arial"/>
                <w:lang w:val="bg-BG"/>
              </w:rPr>
              <w:t>"С-ТРЪСТ ГРУП" ЕООД</w:t>
            </w:r>
          </w:ins>
          <w:del w:id="5" w:author="Microsoft account" w:date="2022-06-06T15:40:00Z">
            <w:r w:rsidR="007E2FB6" w:rsidRPr="00A92252" w:rsidDel="004F38F3">
              <w:rPr>
                <w:noProof/>
                <w:lang w:val="bg-BG" w:eastAsia="bg-BG"/>
              </w:rPr>
              <w:drawing>
                <wp:inline distT="0" distB="0" distL="0" distR="0" wp14:anchorId="352E115E" wp14:editId="435D24C8">
                  <wp:extent cx="1190625" cy="609600"/>
                  <wp:effectExtent l="0" t="0" r="0" b="0"/>
                  <wp:docPr id="161" name="Picture 3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del>
          <w:bookmarkStart w:id="6" w:name="_GoBack"/>
          <w:bookmarkEnd w:id="6"/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5F427940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662C8F">
            <w:rPr>
              <w:rFonts w:ascii="Arial" w:hAnsi="Arial" w:cs="Arial"/>
              <w:lang w:val="bg-BG"/>
            </w:rPr>
            <w:t>26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149BF0E7" w:rsidR="007E2FB6" w:rsidRPr="00132C52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662C8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021E13D9" w14:textId="0C949D0D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F38F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F38F3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0915C902" w:rsidR="007E2FB6" w:rsidRPr="004F38F3" w:rsidRDefault="004F38F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7" w:author="Microsoft account" w:date="2022-06-06T15:37:00Z">
            <w:r w:rsidRPr="004F38F3">
              <w:rPr>
                <w:rFonts w:ascii="Arial" w:hAnsi="Arial" w:cs="Arial"/>
                <w:lang w:val="bg-BG"/>
              </w:rPr>
              <w:t>"С-ТРЪСТ ГРУП" ЕООД</w:t>
            </w:r>
          </w:ins>
          <w:del w:id="8" w:author="Microsoft account" w:date="2022-06-06T15:37:00Z">
            <w:r w:rsidR="007E2FB6" w:rsidRPr="00A92252" w:rsidDel="004F38F3">
              <w:rPr>
                <w:noProof/>
                <w:lang w:val="bg-BG" w:eastAsia="bg-BG"/>
              </w:rPr>
              <w:drawing>
                <wp:inline distT="0" distB="0" distL="0" distR="0" wp14:anchorId="693D0BC7" wp14:editId="65F9B94B">
                  <wp:extent cx="1190625" cy="609600"/>
                  <wp:effectExtent l="0" t="0" r="0" b="0"/>
                  <wp:docPr id="123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9B8B01E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</w:t>
          </w:r>
          <w:r w:rsidR="00662C8F">
            <w:rPr>
              <w:rFonts w:ascii="Arial" w:hAnsi="Arial" w:cs="Arial"/>
            </w:rPr>
            <w:t>6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20C7CE67" w:rsidR="007E2FB6" w:rsidRPr="00757103" w:rsidRDefault="004F38F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9" w:author="Microsoft account" w:date="2022-06-06T15:39:00Z">
            <w:r>
              <w:rPr>
                <w:sz w:val="18"/>
                <w:szCs w:val="18"/>
                <w:lang w:val="bg-BG"/>
              </w:rPr>
              <w:t>24.03.2022</w:t>
            </w:r>
          </w:ins>
          <w:del w:id="10" w:author="Microsoft account" w:date="2022-06-06T15:39:00Z">
            <w:r w:rsidR="007E2FB6" w:rsidDel="004F38F3">
              <w:rPr>
                <w:rFonts w:ascii="Arial" w:hAnsi="Arial" w:cs="Arial"/>
                <w:lang w:val="bg-BG"/>
              </w:rPr>
              <w:delText>15</w:delText>
            </w:r>
            <w:r w:rsidR="007E2FB6" w:rsidDel="004F38F3">
              <w:rPr>
                <w:rFonts w:ascii="Arial" w:hAnsi="Arial" w:cs="Arial"/>
              </w:rPr>
              <w:delText>.07.2015</w:delText>
            </w:r>
          </w:del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7BBD9A22" w:rsidR="007E2FB6" w:rsidRPr="00336218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62C8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420CA247" w14:textId="347457C0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F38F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F38F3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40D92A27" w:rsidR="007E2FB6" w:rsidRPr="00410728" w:rsidRDefault="007E2FB6" w:rsidP="004F38F3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del w:id="11" w:author="Microsoft account" w:date="2022-06-06T15:37:00Z">
            <w:r w:rsidDel="004F38F3">
              <w:rPr>
                <w:rFonts w:ascii="Arial" w:hAnsi="Arial" w:cs="Arial"/>
                <w:sz w:val="20"/>
                <w:szCs w:val="20"/>
                <w:lang w:val="ru-RU"/>
              </w:rPr>
              <w:delText>Васил Минев</w:delText>
            </w:r>
          </w:del>
          <w:ins w:id="12" w:author="Microsoft account" w:date="2022-06-06T15:37:00Z">
            <w:r w:rsidR="004F38F3">
              <w:rPr>
                <w:rFonts w:ascii="Arial" w:hAnsi="Arial" w:cs="Arial"/>
                <w:sz w:val="20"/>
                <w:szCs w:val="20"/>
                <w:lang w:val="ru-RU"/>
              </w:rPr>
              <w:t>…………………………</w:t>
            </w:r>
          </w:ins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ins w:id="13" w:author="Microsoft account" w:date="2022-06-06T15:38:00Z">
            <w:r w:rsidR="004F38F3">
              <w:rPr>
                <w:sz w:val="18"/>
                <w:szCs w:val="18"/>
                <w:lang w:val="bg-BG"/>
              </w:rPr>
              <w:t xml:space="preserve"> </w:t>
            </w:r>
            <w:r w:rsidR="004F38F3">
              <w:rPr>
                <w:sz w:val="18"/>
                <w:szCs w:val="18"/>
                <w:lang w:val="bg-BG"/>
              </w:rPr>
              <w:t>Станимир Николов</w:t>
            </w:r>
          </w:ins>
          <w:del w:id="14" w:author="Microsoft account" w:date="2022-06-06T15:38:00Z">
            <w:r w:rsidRPr="00BC492B" w:rsidDel="004F38F3">
              <w:rPr>
                <w:rFonts w:ascii="Arial" w:hAnsi="Arial" w:cs="Arial"/>
                <w:sz w:val="20"/>
              </w:rPr>
              <w:delText>Злати Петров</w:delText>
            </w:r>
            <w:r w:rsidDel="004F38F3">
              <w:rPr>
                <w:rFonts w:ascii="Arial" w:hAnsi="Arial" w:cs="Arial"/>
                <w:sz w:val="20"/>
                <w:szCs w:val="20"/>
                <w:lang w:val="ru-RU"/>
              </w:rPr>
              <w:delText xml:space="preserve"> </w:delText>
            </w:r>
          </w:del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5"/>
  </w:num>
  <w:num w:numId="67">
    <w:abstractNumId w:val="15"/>
  </w:num>
  <w:num w:numId="68">
    <w:abstractNumId w:val="15"/>
  </w:num>
  <w:numIdMacAtCleanup w:val="6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536093a8ebe7f7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84CF9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A60CF"/>
    <w:rsid w:val="002A6BF2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4F38F3"/>
    <w:rsid w:val="00507943"/>
    <w:rsid w:val="00510151"/>
    <w:rsid w:val="00514E0A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294B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48CE86B6-820B-499C-8284-2A45133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3</cp:revision>
  <cp:lastPrinted>2015-08-14T12:09:00Z</cp:lastPrinted>
  <dcterms:created xsi:type="dcterms:W3CDTF">2020-05-15T12:08:00Z</dcterms:created>
  <dcterms:modified xsi:type="dcterms:W3CDTF">2022-06-06T12:41:00Z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